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887" w:rsidRDefault="000C201F" w:rsidP="00361418">
      <w:pPr>
        <w:pStyle w:val="DocumentTitle"/>
      </w:pPr>
      <w:r>
        <w:rPr>
          <w:noProof/>
          <w:lang w:eastAsia="en-US"/>
        </w:rPr>
        <w:drawing>
          <wp:inline distT="0" distB="0" distL="0" distR="0">
            <wp:extent cx="2606675" cy="846455"/>
            <wp:effectExtent l="0" t="0" r="317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6675" cy="846455"/>
                    </a:xfrm>
                    <a:prstGeom prst="rect">
                      <a:avLst/>
                    </a:prstGeom>
                    <a:noFill/>
                    <a:ln>
                      <a:noFill/>
                    </a:ln>
                  </pic:spPr>
                </pic:pic>
              </a:graphicData>
            </a:graphic>
          </wp:inline>
        </w:drawing>
      </w:r>
      <w:r w:rsidR="00121887" w:rsidRPr="00DF636F">
        <w:object w:dxaOrig="8611" w:dyaOrig="3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76.4pt" o:ole="" fillcolor="window">
            <v:imagedata r:id="rId8" o:title=""/>
          </v:shape>
          <o:OLEObject Type="Embed" ProgID="Word.Picture.8" ShapeID="_x0000_i1025" DrawAspect="Content" ObjectID="_1420242378" r:id="rId9"/>
        </w:object>
      </w:r>
    </w:p>
    <w:p w:rsidR="00121887" w:rsidRDefault="00121887" w:rsidP="00361418">
      <w:pPr>
        <w:pStyle w:val="DocumentTitle"/>
      </w:pPr>
    </w:p>
    <w:p w:rsidR="00121887" w:rsidRPr="00DF636F" w:rsidRDefault="0054778A" w:rsidP="00361418">
      <w:pPr>
        <w:pStyle w:val="DocumentTitle"/>
      </w:pPr>
      <w:fldSimple w:instr=" TITLE  \* MERGEFORMAT ">
        <w:r w:rsidR="00121887">
          <w:t>MTConnect-OPC UA Companion Specification</w:t>
        </w:r>
      </w:fldSimple>
    </w:p>
    <w:p w:rsidR="00121887" w:rsidRPr="00DF636F" w:rsidRDefault="0054778A" w:rsidP="00361418">
      <w:pPr>
        <w:pStyle w:val="DocumentTitle"/>
      </w:pPr>
      <w:fldSimple w:instr=" DOCPROPERTY  OPCReleaseType  \* MERGEFORMAT ">
        <w:bookmarkStart w:id="0" w:name="_GoBack"/>
        <w:bookmarkEnd w:id="0"/>
        <w:r w:rsidR="009C703F">
          <w:t>FINAL D</w:t>
        </w:r>
        <w:r w:rsidR="00121887">
          <w:t>RAFT</w:t>
        </w:r>
      </w:fldSimple>
    </w:p>
    <w:p w:rsidR="00121887" w:rsidRPr="00DF636F" w:rsidRDefault="00121887" w:rsidP="00361418">
      <w:pPr>
        <w:pStyle w:val="DocumentTitle"/>
      </w:pPr>
      <w:r w:rsidRPr="00DF636F">
        <w:t xml:space="preserve">Version </w:t>
      </w:r>
      <w:fldSimple w:instr=" DOCPROPERTY &quot;OPCVersion&quot;  \* MERGEFORMAT ">
        <w:r>
          <w:t>1.0</w:t>
        </w:r>
      </w:fldSimple>
    </w:p>
    <w:p w:rsidR="00121887" w:rsidRDefault="0054778A" w:rsidP="00361418">
      <w:pPr>
        <w:pStyle w:val="DocumentTitle"/>
      </w:pPr>
      <w:fldSimple w:instr=" DOCPROPERTY  &quot;Date completed&quot;  \* MERGEFORMAT ">
        <w:r w:rsidR="00121887">
          <w:t>August 20th, 2011</w:t>
        </w:r>
      </w:fldSimple>
    </w:p>
    <w:p w:rsidR="00121887" w:rsidRDefault="00121887">
      <w:pPr>
        <w:rPr>
          <w:rFonts w:ascii="Times New Roman" w:hAnsi="Times New Roman" w:cs="Arial"/>
          <w:b/>
          <w:bCs/>
          <w:sz w:val="48"/>
          <w:szCs w:val="20"/>
          <w:lang w:eastAsia="zh-CN"/>
        </w:rPr>
      </w:pPr>
      <w:r>
        <w:br w:type="page"/>
      </w:r>
    </w:p>
    <w:p w:rsidR="00121887" w:rsidRDefault="00121887" w:rsidP="00791001">
      <w:pPr>
        <w:pStyle w:val="TOCHeading"/>
      </w:pPr>
    </w:p>
    <w:p w:rsidR="00121887" w:rsidRPr="00791001" w:rsidRDefault="00121887" w:rsidP="00791001">
      <w:pPr>
        <w:pStyle w:val="PARAGRAPH"/>
        <w:jc w:val="center"/>
        <w:rPr>
          <w:b/>
          <w:sz w:val="24"/>
        </w:rPr>
      </w:pPr>
      <w:r w:rsidRPr="00791001">
        <w:rPr>
          <w:b/>
          <w:sz w:val="24"/>
        </w:rPr>
        <w:t>CONTENTS</w:t>
      </w:r>
    </w:p>
    <w:p w:rsidR="00121887" w:rsidRDefault="00121887" w:rsidP="00791001">
      <w:pPr>
        <w:pStyle w:val="PARAGRAPH"/>
      </w:pPr>
    </w:p>
    <w:p w:rsidR="00121887" w:rsidRDefault="0054778A">
      <w:pPr>
        <w:pStyle w:val="TOC1"/>
        <w:tabs>
          <w:tab w:val="left" w:pos="475"/>
          <w:tab w:val="right" w:leader="dot" w:pos="9350"/>
        </w:tabs>
        <w:rPr>
          <w:rFonts w:eastAsia="MS Mincho"/>
          <w:noProof/>
          <w:sz w:val="22"/>
        </w:rPr>
      </w:pPr>
      <w:r w:rsidRPr="0054778A">
        <w:fldChar w:fldCharType="begin"/>
      </w:r>
      <w:r w:rsidR="00121887">
        <w:instrText xml:space="preserve"> TOC \o "1-3" \t " HEADING(Nonumber);1; ANNEX_title;1;ANNEX-heading1;1;ANNEX-heading2;2" </w:instrText>
      </w:r>
      <w:r w:rsidRPr="0054778A">
        <w:fldChar w:fldCharType="separate"/>
      </w:r>
      <w:r w:rsidR="00121887">
        <w:rPr>
          <w:noProof/>
        </w:rPr>
        <w:t>1</w:t>
      </w:r>
      <w:r w:rsidR="00121887">
        <w:rPr>
          <w:rFonts w:eastAsia="MS Mincho"/>
          <w:noProof/>
          <w:sz w:val="22"/>
        </w:rPr>
        <w:tab/>
      </w:r>
      <w:r w:rsidR="00121887">
        <w:rPr>
          <w:noProof/>
        </w:rPr>
        <w:t>Introduction</w:t>
      </w:r>
      <w:r w:rsidR="00121887">
        <w:rPr>
          <w:noProof/>
        </w:rPr>
        <w:tab/>
      </w:r>
      <w:r>
        <w:rPr>
          <w:noProof/>
        </w:rPr>
        <w:fldChar w:fldCharType="begin"/>
      </w:r>
      <w:r w:rsidR="00121887">
        <w:rPr>
          <w:noProof/>
        </w:rPr>
        <w:instrText xml:space="preserve"> PAGEREF _Toc301722606 \h </w:instrText>
      </w:r>
      <w:r>
        <w:rPr>
          <w:noProof/>
        </w:rPr>
      </w:r>
      <w:r>
        <w:rPr>
          <w:noProof/>
        </w:rPr>
        <w:fldChar w:fldCharType="separate"/>
      </w:r>
      <w:r w:rsidR="00B34986">
        <w:rPr>
          <w:noProof/>
        </w:rPr>
        <w:t>6</w:t>
      </w:r>
      <w:r>
        <w:rPr>
          <w:noProof/>
        </w:rPr>
        <w:fldChar w:fldCharType="end"/>
      </w:r>
    </w:p>
    <w:p w:rsidR="00121887" w:rsidRDefault="00121887">
      <w:pPr>
        <w:pStyle w:val="TOC2"/>
        <w:rPr>
          <w:rFonts w:eastAsia="MS Mincho"/>
          <w:noProof/>
          <w:sz w:val="22"/>
        </w:rPr>
      </w:pPr>
      <w:r>
        <w:rPr>
          <w:noProof/>
        </w:rPr>
        <w:t>1.1</w:t>
      </w:r>
      <w:r>
        <w:rPr>
          <w:rFonts w:eastAsia="MS Mincho"/>
          <w:noProof/>
          <w:sz w:val="22"/>
        </w:rPr>
        <w:tab/>
      </w:r>
      <w:r>
        <w:rPr>
          <w:noProof/>
        </w:rPr>
        <w:t>Background</w:t>
      </w:r>
      <w:r>
        <w:rPr>
          <w:noProof/>
        </w:rPr>
        <w:tab/>
      </w:r>
      <w:r w:rsidR="0054778A">
        <w:rPr>
          <w:noProof/>
        </w:rPr>
        <w:fldChar w:fldCharType="begin"/>
      </w:r>
      <w:r>
        <w:rPr>
          <w:noProof/>
        </w:rPr>
        <w:instrText xml:space="preserve"> PAGEREF _Toc301722607 \h </w:instrText>
      </w:r>
      <w:r w:rsidR="0054778A">
        <w:rPr>
          <w:noProof/>
        </w:rPr>
      </w:r>
      <w:r w:rsidR="0054778A">
        <w:rPr>
          <w:noProof/>
        </w:rPr>
        <w:fldChar w:fldCharType="separate"/>
      </w:r>
      <w:r w:rsidR="00B34986">
        <w:rPr>
          <w:noProof/>
        </w:rPr>
        <w:t>6</w:t>
      </w:r>
      <w:r w:rsidR="0054778A">
        <w:rPr>
          <w:noProof/>
        </w:rPr>
        <w:fldChar w:fldCharType="end"/>
      </w:r>
    </w:p>
    <w:p w:rsidR="00121887" w:rsidRDefault="00121887">
      <w:pPr>
        <w:pStyle w:val="TOC2"/>
        <w:rPr>
          <w:rFonts w:eastAsia="MS Mincho"/>
          <w:noProof/>
          <w:sz w:val="22"/>
        </w:rPr>
      </w:pPr>
      <w:r>
        <w:rPr>
          <w:noProof/>
        </w:rPr>
        <w:t>1.2</w:t>
      </w:r>
      <w:r>
        <w:rPr>
          <w:rFonts w:eastAsia="MS Mincho"/>
          <w:noProof/>
          <w:sz w:val="22"/>
        </w:rPr>
        <w:tab/>
      </w:r>
      <w:r>
        <w:rPr>
          <w:noProof/>
        </w:rPr>
        <w:t>MTConnect-OPC UA Goals</w:t>
      </w:r>
      <w:r>
        <w:rPr>
          <w:noProof/>
        </w:rPr>
        <w:tab/>
      </w:r>
      <w:r w:rsidR="0054778A">
        <w:rPr>
          <w:noProof/>
        </w:rPr>
        <w:fldChar w:fldCharType="begin"/>
      </w:r>
      <w:r>
        <w:rPr>
          <w:noProof/>
        </w:rPr>
        <w:instrText xml:space="preserve"> PAGEREF _Toc301722608 \h </w:instrText>
      </w:r>
      <w:r w:rsidR="0054778A">
        <w:rPr>
          <w:noProof/>
        </w:rPr>
      </w:r>
      <w:r w:rsidR="0054778A">
        <w:rPr>
          <w:noProof/>
        </w:rPr>
        <w:fldChar w:fldCharType="separate"/>
      </w:r>
      <w:r w:rsidR="00B34986">
        <w:rPr>
          <w:noProof/>
        </w:rPr>
        <w:t>7</w:t>
      </w:r>
      <w:r w:rsidR="0054778A">
        <w:rPr>
          <w:noProof/>
        </w:rPr>
        <w:fldChar w:fldCharType="end"/>
      </w:r>
    </w:p>
    <w:p w:rsidR="00121887" w:rsidRDefault="00121887">
      <w:pPr>
        <w:pStyle w:val="TOC2"/>
        <w:rPr>
          <w:rFonts w:eastAsia="MS Mincho"/>
          <w:noProof/>
          <w:sz w:val="22"/>
        </w:rPr>
      </w:pPr>
      <w:r>
        <w:rPr>
          <w:noProof/>
        </w:rPr>
        <w:t>1.3</w:t>
      </w:r>
      <w:r>
        <w:rPr>
          <w:rFonts w:eastAsia="MS Mincho"/>
          <w:noProof/>
          <w:sz w:val="22"/>
        </w:rPr>
        <w:tab/>
      </w:r>
      <w:r>
        <w:rPr>
          <w:noProof/>
        </w:rPr>
        <w:t>Who Will Find Benefit from this Specification?</w:t>
      </w:r>
      <w:r>
        <w:rPr>
          <w:noProof/>
        </w:rPr>
        <w:tab/>
      </w:r>
      <w:r w:rsidR="0054778A">
        <w:rPr>
          <w:noProof/>
        </w:rPr>
        <w:fldChar w:fldCharType="begin"/>
      </w:r>
      <w:r>
        <w:rPr>
          <w:noProof/>
        </w:rPr>
        <w:instrText xml:space="preserve"> PAGEREF _Toc301722609 \h </w:instrText>
      </w:r>
      <w:r w:rsidR="0054778A">
        <w:rPr>
          <w:noProof/>
        </w:rPr>
      </w:r>
      <w:r w:rsidR="0054778A">
        <w:rPr>
          <w:noProof/>
        </w:rPr>
        <w:fldChar w:fldCharType="separate"/>
      </w:r>
      <w:r w:rsidR="00B34986">
        <w:rPr>
          <w:noProof/>
        </w:rPr>
        <w:t>7</w:t>
      </w:r>
      <w:r w:rsidR="0054778A">
        <w:rPr>
          <w:noProof/>
        </w:rPr>
        <w:fldChar w:fldCharType="end"/>
      </w:r>
    </w:p>
    <w:p w:rsidR="00121887" w:rsidRDefault="00121887">
      <w:pPr>
        <w:pStyle w:val="TOC2"/>
        <w:rPr>
          <w:rFonts w:eastAsia="MS Mincho"/>
          <w:noProof/>
          <w:sz w:val="22"/>
        </w:rPr>
      </w:pPr>
      <w:r>
        <w:rPr>
          <w:noProof/>
        </w:rPr>
        <w:t>1.4</w:t>
      </w:r>
      <w:r>
        <w:rPr>
          <w:rFonts w:eastAsia="MS Mincho"/>
          <w:noProof/>
          <w:sz w:val="22"/>
        </w:rPr>
        <w:tab/>
      </w:r>
      <w:r>
        <w:rPr>
          <w:noProof/>
        </w:rPr>
        <w:t>References</w:t>
      </w:r>
      <w:r>
        <w:rPr>
          <w:noProof/>
        </w:rPr>
        <w:tab/>
      </w:r>
      <w:r w:rsidR="0054778A">
        <w:rPr>
          <w:noProof/>
        </w:rPr>
        <w:fldChar w:fldCharType="begin"/>
      </w:r>
      <w:r>
        <w:rPr>
          <w:noProof/>
        </w:rPr>
        <w:instrText xml:space="preserve"> PAGEREF _Toc301722610 \h </w:instrText>
      </w:r>
      <w:r w:rsidR="0054778A">
        <w:rPr>
          <w:noProof/>
        </w:rPr>
      </w:r>
      <w:r w:rsidR="0054778A">
        <w:rPr>
          <w:noProof/>
        </w:rPr>
        <w:fldChar w:fldCharType="separate"/>
      </w:r>
      <w:r w:rsidR="00B34986">
        <w:rPr>
          <w:noProof/>
        </w:rPr>
        <w:t>8</w:t>
      </w:r>
      <w:r w:rsidR="0054778A">
        <w:rPr>
          <w:noProof/>
        </w:rPr>
        <w:fldChar w:fldCharType="end"/>
      </w:r>
    </w:p>
    <w:p w:rsidR="00121887" w:rsidRDefault="00121887">
      <w:pPr>
        <w:pStyle w:val="TOC1"/>
        <w:tabs>
          <w:tab w:val="left" w:pos="475"/>
          <w:tab w:val="right" w:leader="dot" w:pos="9350"/>
        </w:tabs>
        <w:rPr>
          <w:rFonts w:eastAsia="MS Mincho"/>
          <w:noProof/>
          <w:sz w:val="22"/>
        </w:rPr>
      </w:pPr>
      <w:r>
        <w:rPr>
          <w:noProof/>
        </w:rPr>
        <w:t>2</w:t>
      </w:r>
      <w:r>
        <w:rPr>
          <w:rFonts w:eastAsia="MS Mincho"/>
          <w:noProof/>
          <w:sz w:val="22"/>
        </w:rPr>
        <w:tab/>
      </w:r>
      <w:r>
        <w:rPr>
          <w:noProof/>
        </w:rPr>
        <w:t>Use Cases</w:t>
      </w:r>
      <w:r>
        <w:rPr>
          <w:noProof/>
        </w:rPr>
        <w:tab/>
      </w:r>
      <w:r w:rsidR="0054778A">
        <w:rPr>
          <w:noProof/>
        </w:rPr>
        <w:fldChar w:fldCharType="begin"/>
      </w:r>
      <w:r>
        <w:rPr>
          <w:noProof/>
        </w:rPr>
        <w:instrText xml:space="preserve"> PAGEREF _Toc301722611 \h </w:instrText>
      </w:r>
      <w:r w:rsidR="0054778A">
        <w:rPr>
          <w:noProof/>
        </w:rPr>
      </w:r>
      <w:r w:rsidR="0054778A">
        <w:rPr>
          <w:noProof/>
        </w:rPr>
        <w:fldChar w:fldCharType="separate"/>
      </w:r>
      <w:r w:rsidR="00B34986">
        <w:rPr>
          <w:noProof/>
        </w:rPr>
        <w:t>9</w:t>
      </w:r>
      <w:r w:rsidR="0054778A">
        <w:rPr>
          <w:noProof/>
        </w:rPr>
        <w:fldChar w:fldCharType="end"/>
      </w:r>
    </w:p>
    <w:p w:rsidR="00121887" w:rsidRDefault="00121887">
      <w:pPr>
        <w:pStyle w:val="TOC2"/>
        <w:rPr>
          <w:rFonts w:eastAsia="MS Mincho"/>
          <w:noProof/>
          <w:sz w:val="22"/>
        </w:rPr>
      </w:pPr>
      <w:r>
        <w:rPr>
          <w:noProof/>
        </w:rPr>
        <w:t>2.1</w:t>
      </w:r>
      <w:r>
        <w:rPr>
          <w:rFonts w:eastAsia="MS Mincho"/>
          <w:noProof/>
          <w:sz w:val="22"/>
        </w:rPr>
        <w:tab/>
      </w:r>
      <w:r>
        <w:rPr>
          <w:noProof/>
        </w:rPr>
        <w:t>Overview</w:t>
      </w:r>
      <w:r>
        <w:rPr>
          <w:noProof/>
        </w:rPr>
        <w:tab/>
      </w:r>
      <w:r w:rsidR="0054778A">
        <w:rPr>
          <w:noProof/>
        </w:rPr>
        <w:fldChar w:fldCharType="begin"/>
      </w:r>
      <w:r>
        <w:rPr>
          <w:noProof/>
        </w:rPr>
        <w:instrText xml:space="preserve"> PAGEREF _Toc301722612 \h </w:instrText>
      </w:r>
      <w:r w:rsidR="0054778A">
        <w:rPr>
          <w:noProof/>
        </w:rPr>
      </w:r>
      <w:r w:rsidR="0054778A">
        <w:rPr>
          <w:noProof/>
        </w:rPr>
        <w:fldChar w:fldCharType="separate"/>
      </w:r>
      <w:r w:rsidR="00B34986">
        <w:rPr>
          <w:noProof/>
        </w:rPr>
        <w:t>9</w:t>
      </w:r>
      <w:r w:rsidR="0054778A">
        <w:rPr>
          <w:noProof/>
        </w:rPr>
        <w:fldChar w:fldCharType="end"/>
      </w:r>
    </w:p>
    <w:p w:rsidR="00121887" w:rsidRDefault="00121887">
      <w:pPr>
        <w:pStyle w:val="TOC2"/>
        <w:rPr>
          <w:rFonts w:eastAsia="MS Mincho"/>
          <w:noProof/>
          <w:sz w:val="22"/>
        </w:rPr>
      </w:pPr>
      <w:r>
        <w:rPr>
          <w:noProof/>
        </w:rPr>
        <w:t>2.2</w:t>
      </w:r>
      <w:r>
        <w:rPr>
          <w:rFonts w:eastAsia="MS Mincho"/>
          <w:noProof/>
          <w:sz w:val="22"/>
        </w:rPr>
        <w:tab/>
      </w:r>
      <w:r>
        <w:rPr>
          <w:noProof/>
        </w:rPr>
        <w:t>Device Maker</w:t>
      </w:r>
      <w:r>
        <w:rPr>
          <w:noProof/>
        </w:rPr>
        <w:tab/>
      </w:r>
      <w:r w:rsidR="0054778A">
        <w:rPr>
          <w:noProof/>
        </w:rPr>
        <w:fldChar w:fldCharType="begin"/>
      </w:r>
      <w:r>
        <w:rPr>
          <w:noProof/>
        </w:rPr>
        <w:instrText xml:space="preserve"> PAGEREF _Toc301722613 \h </w:instrText>
      </w:r>
      <w:r w:rsidR="0054778A">
        <w:rPr>
          <w:noProof/>
        </w:rPr>
      </w:r>
      <w:r w:rsidR="0054778A">
        <w:rPr>
          <w:noProof/>
        </w:rPr>
        <w:fldChar w:fldCharType="separate"/>
      </w:r>
      <w:r w:rsidR="00B34986">
        <w:rPr>
          <w:noProof/>
        </w:rPr>
        <w:t>9</w:t>
      </w:r>
      <w:r w:rsidR="0054778A">
        <w:rPr>
          <w:noProof/>
        </w:rPr>
        <w:fldChar w:fldCharType="end"/>
      </w:r>
    </w:p>
    <w:p w:rsidR="00121887" w:rsidRDefault="00121887">
      <w:pPr>
        <w:pStyle w:val="TOC2"/>
        <w:rPr>
          <w:rFonts w:eastAsia="MS Mincho"/>
          <w:noProof/>
          <w:sz w:val="22"/>
        </w:rPr>
      </w:pPr>
      <w:r>
        <w:rPr>
          <w:noProof/>
        </w:rPr>
        <w:t>2.3</w:t>
      </w:r>
      <w:r>
        <w:rPr>
          <w:rFonts w:eastAsia="MS Mincho"/>
          <w:noProof/>
          <w:sz w:val="22"/>
        </w:rPr>
        <w:tab/>
      </w:r>
      <w:r>
        <w:rPr>
          <w:noProof/>
        </w:rPr>
        <w:t>Independent Software Vendor</w:t>
      </w:r>
      <w:r>
        <w:rPr>
          <w:noProof/>
        </w:rPr>
        <w:tab/>
      </w:r>
      <w:r w:rsidR="0054778A">
        <w:rPr>
          <w:noProof/>
        </w:rPr>
        <w:fldChar w:fldCharType="begin"/>
      </w:r>
      <w:r>
        <w:rPr>
          <w:noProof/>
        </w:rPr>
        <w:instrText xml:space="preserve"> PAGEREF _Toc301722614 \h </w:instrText>
      </w:r>
      <w:r w:rsidR="0054778A">
        <w:rPr>
          <w:noProof/>
        </w:rPr>
      </w:r>
      <w:r w:rsidR="0054778A">
        <w:rPr>
          <w:noProof/>
        </w:rPr>
        <w:fldChar w:fldCharType="separate"/>
      </w:r>
      <w:r w:rsidR="00B34986">
        <w:rPr>
          <w:noProof/>
        </w:rPr>
        <w:t>10</w:t>
      </w:r>
      <w:r w:rsidR="0054778A">
        <w:rPr>
          <w:noProof/>
        </w:rPr>
        <w:fldChar w:fldCharType="end"/>
      </w:r>
    </w:p>
    <w:p w:rsidR="00121887" w:rsidRDefault="00121887">
      <w:pPr>
        <w:pStyle w:val="TOC2"/>
        <w:rPr>
          <w:rFonts w:eastAsia="MS Mincho"/>
          <w:noProof/>
          <w:sz w:val="22"/>
        </w:rPr>
      </w:pPr>
      <w:r>
        <w:rPr>
          <w:noProof/>
        </w:rPr>
        <w:t>2.4</w:t>
      </w:r>
      <w:r>
        <w:rPr>
          <w:rFonts w:eastAsia="MS Mincho"/>
          <w:noProof/>
          <w:sz w:val="22"/>
        </w:rPr>
        <w:tab/>
      </w:r>
      <w:r>
        <w:rPr>
          <w:noProof/>
        </w:rPr>
        <w:t>End-User Engineer</w:t>
      </w:r>
      <w:r>
        <w:rPr>
          <w:noProof/>
        </w:rPr>
        <w:tab/>
      </w:r>
      <w:r w:rsidR="0054778A">
        <w:rPr>
          <w:noProof/>
        </w:rPr>
        <w:fldChar w:fldCharType="begin"/>
      </w:r>
      <w:r>
        <w:rPr>
          <w:noProof/>
        </w:rPr>
        <w:instrText xml:space="preserve"> PAGEREF _Toc301722615 \h </w:instrText>
      </w:r>
      <w:r w:rsidR="0054778A">
        <w:rPr>
          <w:noProof/>
        </w:rPr>
      </w:r>
      <w:r w:rsidR="0054778A">
        <w:rPr>
          <w:noProof/>
        </w:rPr>
        <w:fldChar w:fldCharType="separate"/>
      </w:r>
      <w:r w:rsidR="00B34986">
        <w:rPr>
          <w:noProof/>
        </w:rPr>
        <w:t>10</w:t>
      </w:r>
      <w:r w:rsidR="0054778A">
        <w:rPr>
          <w:noProof/>
        </w:rPr>
        <w:fldChar w:fldCharType="end"/>
      </w:r>
    </w:p>
    <w:p w:rsidR="00121887" w:rsidRDefault="00121887">
      <w:pPr>
        <w:pStyle w:val="TOC1"/>
        <w:tabs>
          <w:tab w:val="left" w:pos="475"/>
          <w:tab w:val="right" w:leader="dot" w:pos="9350"/>
        </w:tabs>
        <w:rPr>
          <w:rFonts w:eastAsia="MS Mincho"/>
          <w:noProof/>
          <w:sz w:val="22"/>
        </w:rPr>
      </w:pPr>
      <w:r>
        <w:rPr>
          <w:noProof/>
        </w:rPr>
        <w:t>3</w:t>
      </w:r>
      <w:r>
        <w:rPr>
          <w:rFonts w:eastAsia="MS Mincho"/>
          <w:noProof/>
          <w:sz w:val="22"/>
        </w:rPr>
        <w:tab/>
      </w:r>
      <w:r>
        <w:rPr>
          <w:noProof/>
        </w:rPr>
        <w:t>MTConnect</w:t>
      </w:r>
      <w:r>
        <w:rPr>
          <w:noProof/>
        </w:rPr>
        <w:tab/>
      </w:r>
      <w:r w:rsidR="0054778A">
        <w:rPr>
          <w:noProof/>
        </w:rPr>
        <w:fldChar w:fldCharType="begin"/>
      </w:r>
      <w:r>
        <w:rPr>
          <w:noProof/>
        </w:rPr>
        <w:instrText xml:space="preserve"> PAGEREF _Toc301722616 \h </w:instrText>
      </w:r>
      <w:r w:rsidR="0054778A">
        <w:rPr>
          <w:noProof/>
        </w:rPr>
      </w:r>
      <w:r w:rsidR="0054778A">
        <w:rPr>
          <w:noProof/>
        </w:rPr>
        <w:fldChar w:fldCharType="separate"/>
      </w:r>
      <w:r w:rsidR="00B34986">
        <w:rPr>
          <w:noProof/>
        </w:rPr>
        <w:t>11</w:t>
      </w:r>
      <w:r w:rsidR="0054778A">
        <w:rPr>
          <w:noProof/>
        </w:rPr>
        <w:fldChar w:fldCharType="end"/>
      </w:r>
    </w:p>
    <w:p w:rsidR="00121887" w:rsidRDefault="00121887">
      <w:pPr>
        <w:pStyle w:val="TOC2"/>
        <w:rPr>
          <w:rFonts w:eastAsia="MS Mincho"/>
          <w:noProof/>
          <w:sz w:val="22"/>
        </w:rPr>
      </w:pPr>
      <w:r>
        <w:rPr>
          <w:noProof/>
        </w:rPr>
        <w:t>3.1</w:t>
      </w:r>
      <w:r>
        <w:rPr>
          <w:rFonts w:eastAsia="MS Mincho"/>
          <w:noProof/>
          <w:sz w:val="22"/>
        </w:rPr>
        <w:tab/>
      </w:r>
      <w:r>
        <w:rPr>
          <w:noProof/>
        </w:rPr>
        <w:t>What is MTConnect?</w:t>
      </w:r>
      <w:r>
        <w:rPr>
          <w:noProof/>
        </w:rPr>
        <w:tab/>
      </w:r>
      <w:r w:rsidR="0054778A">
        <w:rPr>
          <w:noProof/>
        </w:rPr>
        <w:fldChar w:fldCharType="begin"/>
      </w:r>
      <w:r>
        <w:rPr>
          <w:noProof/>
        </w:rPr>
        <w:instrText xml:space="preserve"> PAGEREF _Toc301722617 \h </w:instrText>
      </w:r>
      <w:r w:rsidR="0054778A">
        <w:rPr>
          <w:noProof/>
        </w:rPr>
      </w:r>
      <w:r w:rsidR="0054778A">
        <w:rPr>
          <w:noProof/>
        </w:rPr>
        <w:fldChar w:fldCharType="separate"/>
      </w:r>
      <w:r w:rsidR="00B34986">
        <w:rPr>
          <w:noProof/>
        </w:rPr>
        <w:t>11</w:t>
      </w:r>
      <w:r w:rsidR="0054778A">
        <w:rPr>
          <w:noProof/>
        </w:rPr>
        <w:fldChar w:fldCharType="end"/>
      </w:r>
    </w:p>
    <w:p w:rsidR="00121887" w:rsidRDefault="00121887">
      <w:pPr>
        <w:pStyle w:val="TOC2"/>
        <w:rPr>
          <w:rFonts w:eastAsia="MS Mincho"/>
          <w:noProof/>
          <w:sz w:val="22"/>
        </w:rPr>
      </w:pPr>
      <w:r>
        <w:rPr>
          <w:noProof/>
        </w:rPr>
        <w:t>3.2</w:t>
      </w:r>
      <w:r>
        <w:rPr>
          <w:rFonts w:eastAsia="MS Mincho"/>
          <w:noProof/>
          <w:sz w:val="22"/>
        </w:rPr>
        <w:tab/>
      </w:r>
      <w:r>
        <w:rPr>
          <w:noProof/>
        </w:rPr>
        <w:t>Basics of MTConnect</w:t>
      </w:r>
      <w:r>
        <w:rPr>
          <w:noProof/>
        </w:rPr>
        <w:tab/>
      </w:r>
      <w:r w:rsidR="0054778A">
        <w:rPr>
          <w:noProof/>
        </w:rPr>
        <w:fldChar w:fldCharType="begin"/>
      </w:r>
      <w:r>
        <w:rPr>
          <w:noProof/>
        </w:rPr>
        <w:instrText xml:space="preserve"> PAGEREF _Toc301722618 \h </w:instrText>
      </w:r>
      <w:r w:rsidR="0054778A">
        <w:rPr>
          <w:noProof/>
        </w:rPr>
      </w:r>
      <w:r w:rsidR="0054778A">
        <w:rPr>
          <w:noProof/>
        </w:rPr>
        <w:fldChar w:fldCharType="separate"/>
      </w:r>
      <w:r w:rsidR="00B34986">
        <w:rPr>
          <w:noProof/>
        </w:rPr>
        <w:t>12</w:t>
      </w:r>
      <w:r w:rsidR="0054778A">
        <w:rPr>
          <w:noProof/>
        </w:rPr>
        <w:fldChar w:fldCharType="end"/>
      </w:r>
    </w:p>
    <w:p w:rsidR="00121887" w:rsidRDefault="00121887">
      <w:pPr>
        <w:pStyle w:val="TOC1"/>
        <w:tabs>
          <w:tab w:val="left" w:pos="475"/>
          <w:tab w:val="right" w:leader="dot" w:pos="9350"/>
        </w:tabs>
        <w:rPr>
          <w:rFonts w:eastAsia="MS Mincho"/>
          <w:noProof/>
          <w:sz w:val="22"/>
        </w:rPr>
      </w:pPr>
      <w:r>
        <w:rPr>
          <w:noProof/>
        </w:rPr>
        <w:t>4</w:t>
      </w:r>
      <w:r>
        <w:rPr>
          <w:rFonts w:eastAsia="MS Mincho"/>
          <w:noProof/>
          <w:sz w:val="22"/>
        </w:rPr>
        <w:tab/>
      </w:r>
      <w:r>
        <w:rPr>
          <w:noProof/>
        </w:rPr>
        <w:t>OPC UA</w:t>
      </w:r>
      <w:r>
        <w:rPr>
          <w:noProof/>
        </w:rPr>
        <w:tab/>
      </w:r>
      <w:r w:rsidR="0054778A">
        <w:rPr>
          <w:noProof/>
        </w:rPr>
        <w:fldChar w:fldCharType="begin"/>
      </w:r>
      <w:r>
        <w:rPr>
          <w:noProof/>
        </w:rPr>
        <w:instrText xml:space="preserve"> PAGEREF _Toc301722619 \h </w:instrText>
      </w:r>
      <w:r w:rsidR="0054778A">
        <w:rPr>
          <w:noProof/>
        </w:rPr>
      </w:r>
      <w:r w:rsidR="0054778A">
        <w:rPr>
          <w:noProof/>
        </w:rPr>
        <w:fldChar w:fldCharType="separate"/>
      </w:r>
      <w:r w:rsidR="00B34986">
        <w:rPr>
          <w:noProof/>
        </w:rPr>
        <w:t>13</w:t>
      </w:r>
      <w:r w:rsidR="0054778A">
        <w:rPr>
          <w:noProof/>
        </w:rPr>
        <w:fldChar w:fldCharType="end"/>
      </w:r>
    </w:p>
    <w:p w:rsidR="00121887" w:rsidRDefault="00121887">
      <w:pPr>
        <w:pStyle w:val="TOC2"/>
        <w:rPr>
          <w:rFonts w:eastAsia="MS Mincho"/>
          <w:noProof/>
          <w:sz w:val="22"/>
        </w:rPr>
      </w:pPr>
      <w:r>
        <w:rPr>
          <w:noProof/>
        </w:rPr>
        <w:t>4.1</w:t>
      </w:r>
      <w:r>
        <w:rPr>
          <w:rFonts w:eastAsia="MS Mincho"/>
          <w:noProof/>
          <w:sz w:val="22"/>
        </w:rPr>
        <w:tab/>
      </w:r>
      <w:r>
        <w:rPr>
          <w:noProof/>
        </w:rPr>
        <w:t>What is OPC UA?</w:t>
      </w:r>
      <w:r>
        <w:rPr>
          <w:noProof/>
        </w:rPr>
        <w:tab/>
      </w:r>
      <w:r w:rsidR="0054778A">
        <w:rPr>
          <w:noProof/>
        </w:rPr>
        <w:fldChar w:fldCharType="begin"/>
      </w:r>
      <w:r>
        <w:rPr>
          <w:noProof/>
        </w:rPr>
        <w:instrText xml:space="preserve"> PAGEREF _Toc301722620 \h </w:instrText>
      </w:r>
      <w:r w:rsidR="0054778A">
        <w:rPr>
          <w:noProof/>
        </w:rPr>
      </w:r>
      <w:r w:rsidR="0054778A">
        <w:rPr>
          <w:noProof/>
        </w:rPr>
        <w:fldChar w:fldCharType="separate"/>
      </w:r>
      <w:r w:rsidR="00B34986">
        <w:rPr>
          <w:noProof/>
        </w:rPr>
        <w:t>13</w:t>
      </w:r>
      <w:r w:rsidR="0054778A">
        <w:rPr>
          <w:noProof/>
        </w:rPr>
        <w:fldChar w:fldCharType="end"/>
      </w:r>
    </w:p>
    <w:p w:rsidR="00121887" w:rsidRDefault="00121887">
      <w:pPr>
        <w:pStyle w:val="TOC2"/>
        <w:rPr>
          <w:rFonts w:eastAsia="MS Mincho"/>
          <w:noProof/>
          <w:sz w:val="22"/>
        </w:rPr>
      </w:pPr>
      <w:r>
        <w:rPr>
          <w:noProof/>
        </w:rPr>
        <w:t>4.2</w:t>
      </w:r>
      <w:r>
        <w:rPr>
          <w:rFonts w:eastAsia="MS Mincho"/>
          <w:noProof/>
          <w:sz w:val="22"/>
        </w:rPr>
        <w:tab/>
      </w:r>
      <w:r>
        <w:rPr>
          <w:noProof/>
        </w:rPr>
        <w:t>Basics of OPC UA</w:t>
      </w:r>
      <w:r>
        <w:rPr>
          <w:noProof/>
        </w:rPr>
        <w:tab/>
      </w:r>
      <w:r w:rsidR="0054778A">
        <w:rPr>
          <w:noProof/>
        </w:rPr>
        <w:fldChar w:fldCharType="begin"/>
      </w:r>
      <w:r>
        <w:rPr>
          <w:noProof/>
        </w:rPr>
        <w:instrText xml:space="preserve"> PAGEREF _Toc301722621 \h </w:instrText>
      </w:r>
      <w:r w:rsidR="0054778A">
        <w:rPr>
          <w:noProof/>
        </w:rPr>
      </w:r>
      <w:r w:rsidR="0054778A">
        <w:rPr>
          <w:noProof/>
        </w:rPr>
        <w:fldChar w:fldCharType="separate"/>
      </w:r>
      <w:r w:rsidR="00B34986">
        <w:rPr>
          <w:noProof/>
        </w:rPr>
        <w:t>14</w:t>
      </w:r>
      <w:r w:rsidR="0054778A">
        <w:rPr>
          <w:noProof/>
        </w:rPr>
        <w:fldChar w:fldCharType="end"/>
      </w:r>
    </w:p>
    <w:p w:rsidR="00121887" w:rsidRDefault="00121887">
      <w:pPr>
        <w:pStyle w:val="TOC2"/>
        <w:rPr>
          <w:rFonts w:eastAsia="MS Mincho"/>
          <w:noProof/>
          <w:sz w:val="22"/>
        </w:rPr>
      </w:pPr>
      <w:r>
        <w:rPr>
          <w:noProof/>
        </w:rPr>
        <w:t>4.3</w:t>
      </w:r>
      <w:r>
        <w:rPr>
          <w:rFonts w:eastAsia="MS Mincho"/>
          <w:noProof/>
          <w:sz w:val="22"/>
        </w:rPr>
        <w:tab/>
      </w:r>
      <w:r>
        <w:rPr>
          <w:noProof/>
        </w:rPr>
        <w:t>Information Modeling in OPC UA</w:t>
      </w:r>
      <w:r>
        <w:rPr>
          <w:noProof/>
        </w:rPr>
        <w:tab/>
      </w:r>
      <w:r w:rsidR="0054778A">
        <w:rPr>
          <w:noProof/>
        </w:rPr>
        <w:fldChar w:fldCharType="begin"/>
      </w:r>
      <w:r>
        <w:rPr>
          <w:noProof/>
        </w:rPr>
        <w:instrText xml:space="preserve"> PAGEREF _Toc301722622 \h </w:instrText>
      </w:r>
      <w:r w:rsidR="0054778A">
        <w:rPr>
          <w:noProof/>
        </w:rPr>
      </w:r>
      <w:r w:rsidR="0054778A">
        <w:rPr>
          <w:noProof/>
        </w:rPr>
        <w:fldChar w:fldCharType="separate"/>
      </w:r>
      <w:r w:rsidR="00B34986">
        <w:rPr>
          <w:noProof/>
        </w:rPr>
        <w:t>15</w:t>
      </w:r>
      <w:r w:rsidR="0054778A">
        <w:rPr>
          <w:noProof/>
        </w:rPr>
        <w:fldChar w:fldCharType="end"/>
      </w:r>
    </w:p>
    <w:p w:rsidR="00121887" w:rsidRDefault="00121887">
      <w:pPr>
        <w:pStyle w:val="TOC3"/>
        <w:rPr>
          <w:rFonts w:eastAsia="MS Mincho"/>
          <w:noProof/>
          <w:sz w:val="22"/>
        </w:rPr>
      </w:pPr>
      <w:r>
        <w:rPr>
          <w:noProof/>
        </w:rPr>
        <w:t>4.3.1</w:t>
      </w:r>
      <w:r>
        <w:rPr>
          <w:rFonts w:eastAsia="MS Mincho"/>
          <w:noProof/>
          <w:sz w:val="22"/>
        </w:rPr>
        <w:tab/>
      </w:r>
      <w:r w:rsidR="00B34986">
        <w:rPr>
          <w:noProof/>
        </w:rPr>
        <w:t>Concepts…………………………………………………………………………………………………………………</w:t>
      </w:r>
      <w:r w:rsidR="0054778A">
        <w:rPr>
          <w:noProof/>
        </w:rPr>
        <w:fldChar w:fldCharType="begin"/>
      </w:r>
      <w:r>
        <w:rPr>
          <w:noProof/>
        </w:rPr>
        <w:instrText xml:space="preserve"> PAGEREF _Toc301722623 \h </w:instrText>
      </w:r>
      <w:r w:rsidR="0054778A">
        <w:rPr>
          <w:noProof/>
        </w:rPr>
      </w:r>
      <w:r w:rsidR="0054778A">
        <w:rPr>
          <w:noProof/>
        </w:rPr>
        <w:fldChar w:fldCharType="separate"/>
      </w:r>
      <w:r w:rsidR="00B34986">
        <w:rPr>
          <w:noProof/>
        </w:rPr>
        <w:t>15</w:t>
      </w:r>
      <w:r w:rsidR="0054778A">
        <w:rPr>
          <w:noProof/>
        </w:rPr>
        <w:fldChar w:fldCharType="end"/>
      </w:r>
    </w:p>
    <w:p w:rsidR="00121887" w:rsidRDefault="00121887">
      <w:pPr>
        <w:pStyle w:val="TOC3"/>
        <w:rPr>
          <w:rFonts w:eastAsia="MS Mincho"/>
          <w:noProof/>
          <w:sz w:val="22"/>
        </w:rPr>
      </w:pPr>
      <w:r>
        <w:rPr>
          <w:noProof/>
        </w:rPr>
        <w:t>4.3.2</w:t>
      </w:r>
      <w:r>
        <w:rPr>
          <w:rFonts w:eastAsia="MS Mincho"/>
          <w:noProof/>
          <w:sz w:val="22"/>
        </w:rPr>
        <w:tab/>
      </w:r>
      <w:r>
        <w:rPr>
          <w:noProof/>
        </w:rPr>
        <w:t>Namespaces</w:t>
      </w:r>
      <w:r w:rsidR="00B34986">
        <w:rPr>
          <w:noProof/>
        </w:rPr>
        <w:t>…………………………………………………………………………………………………………..</w:t>
      </w:r>
      <w:r w:rsidR="0054778A">
        <w:rPr>
          <w:noProof/>
        </w:rPr>
        <w:fldChar w:fldCharType="begin"/>
      </w:r>
      <w:r>
        <w:rPr>
          <w:noProof/>
        </w:rPr>
        <w:instrText xml:space="preserve"> PAGEREF _Toc301722624 \h </w:instrText>
      </w:r>
      <w:r w:rsidR="0054778A">
        <w:rPr>
          <w:noProof/>
        </w:rPr>
      </w:r>
      <w:r w:rsidR="0054778A">
        <w:rPr>
          <w:noProof/>
        </w:rPr>
        <w:fldChar w:fldCharType="separate"/>
      </w:r>
      <w:r w:rsidR="00B34986">
        <w:rPr>
          <w:noProof/>
        </w:rPr>
        <w:t>18</w:t>
      </w:r>
      <w:r w:rsidR="0054778A">
        <w:rPr>
          <w:noProof/>
        </w:rPr>
        <w:fldChar w:fldCharType="end"/>
      </w:r>
    </w:p>
    <w:p w:rsidR="00121887" w:rsidRDefault="00121887">
      <w:pPr>
        <w:pStyle w:val="TOC3"/>
        <w:rPr>
          <w:rFonts w:eastAsia="MS Mincho"/>
          <w:noProof/>
          <w:sz w:val="22"/>
        </w:rPr>
      </w:pPr>
      <w:r>
        <w:rPr>
          <w:noProof/>
        </w:rPr>
        <w:t>4.3.3</w:t>
      </w:r>
      <w:r>
        <w:rPr>
          <w:rFonts w:eastAsia="MS Mincho"/>
          <w:noProof/>
          <w:sz w:val="22"/>
        </w:rPr>
        <w:tab/>
      </w:r>
      <w:r>
        <w:rPr>
          <w:noProof/>
        </w:rPr>
        <w:t>Companion Specifications</w:t>
      </w:r>
      <w:r w:rsidR="00B34986">
        <w:rPr>
          <w:noProof/>
        </w:rPr>
        <w:t>………………………………………………………………………………………</w:t>
      </w:r>
      <w:r w:rsidR="0054778A">
        <w:rPr>
          <w:noProof/>
        </w:rPr>
        <w:fldChar w:fldCharType="begin"/>
      </w:r>
      <w:r>
        <w:rPr>
          <w:noProof/>
        </w:rPr>
        <w:instrText xml:space="preserve"> PAGEREF _Toc301722625 \h </w:instrText>
      </w:r>
      <w:r w:rsidR="0054778A">
        <w:rPr>
          <w:noProof/>
        </w:rPr>
      </w:r>
      <w:r w:rsidR="0054778A">
        <w:rPr>
          <w:noProof/>
        </w:rPr>
        <w:fldChar w:fldCharType="separate"/>
      </w:r>
      <w:r w:rsidR="00B34986">
        <w:rPr>
          <w:noProof/>
        </w:rPr>
        <w:t>18</w:t>
      </w:r>
      <w:r w:rsidR="0054778A">
        <w:rPr>
          <w:noProof/>
        </w:rPr>
        <w:fldChar w:fldCharType="end"/>
      </w:r>
    </w:p>
    <w:p w:rsidR="00121887" w:rsidRDefault="00121887">
      <w:pPr>
        <w:pStyle w:val="TOC3"/>
        <w:rPr>
          <w:rFonts w:eastAsia="MS Mincho"/>
          <w:noProof/>
          <w:sz w:val="22"/>
        </w:rPr>
      </w:pPr>
      <w:r>
        <w:rPr>
          <w:noProof/>
        </w:rPr>
        <w:t>4.3.4</w:t>
      </w:r>
      <w:r>
        <w:rPr>
          <w:rFonts w:eastAsia="MS Mincho"/>
          <w:noProof/>
          <w:sz w:val="22"/>
        </w:rPr>
        <w:tab/>
      </w:r>
      <w:r>
        <w:rPr>
          <w:noProof/>
        </w:rPr>
        <w:t>OPC UA for Devices (DI)</w:t>
      </w:r>
      <w:r w:rsidR="00B34986" w:rsidRPr="00B34986">
        <w:rPr>
          <w:noProof/>
        </w:rPr>
        <w:t xml:space="preserve"> </w:t>
      </w:r>
      <w:r w:rsidR="00B34986">
        <w:rPr>
          <w:noProof/>
        </w:rPr>
        <w:t>…………………………………………………………………………………………</w:t>
      </w:r>
      <w:r w:rsidR="0054778A">
        <w:rPr>
          <w:noProof/>
        </w:rPr>
        <w:fldChar w:fldCharType="begin"/>
      </w:r>
      <w:r>
        <w:rPr>
          <w:noProof/>
        </w:rPr>
        <w:instrText xml:space="preserve"> PAGEREF _Toc301722626 \h </w:instrText>
      </w:r>
      <w:r w:rsidR="0054778A">
        <w:rPr>
          <w:noProof/>
        </w:rPr>
      </w:r>
      <w:r w:rsidR="0054778A">
        <w:rPr>
          <w:noProof/>
        </w:rPr>
        <w:fldChar w:fldCharType="separate"/>
      </w:r>
      <w:r w:rsidR="00B34986">
        <w:rPr>
          <w:noProof/>
        </w:rPr>
        <w:t>19</w:t>
      </w:r>
      <w:r w:rsidR="0054778A">
        <w:rPr>
          <w:noProof/>
        </w:rPr>
        <w:fldChar w:fldCharType="end"/>
      </w:r>
    </w:p>
    <w:p w:rsidR="00121887" w:rsidRDefault="00121887">
      <w:pPr>
        <w:pStyle w:val="TOC1"/>
        <w:tabs>
          <w:tab w:val="left" w:pos="475"/>
          <w:tab w:val="right" w:leader="dot" w:pos="9350"/>
        </w:tabs>
        <w:rPr>
          <w:rFonts w:eastAsia="MS Mincho"/>
          <w:noProof/>
          <w:sz w:val="22"/>
        </w:rPr>
      </w:pPr>
      <w:r>
        <w:rPr>
          <w:noProof/>
        </w:rPr>
        <w:t>5</w:t>
      </w:r>
      <w:r>
        <w:rPr>
          <w:rFonts w:eastAsia="MS Mincho"/>
          <w:noProof/>
          <w:sz w:val="22"/>
        </w:rPr>
        <w:tab/>
      </w:r>
      <w:r>
        <w:rPr>
          <w:noProof/>
        </w:rPr>
        <w:t>MTConnect in OPC UA</w:t>
      </w:r>
      <w:r>
        <w:rPr>
          <w:noProof/>
        </w:rPr>
        <w:tab/>
      </w:r>
      <w:r w:rsidR="0054778A">
        <w:rPr>
          <w:noProof/>
        </w:rPr>
        <w:fldChar w:fldCharType="begin"/>
      </w:r>
      <w:r>
        <w:rPr>
          <w:noProof/>
        </w:rPr>
        <w:instrText xml:space="preserve"> PAGEREF _Toc301722627 \h </w:instrText>
      </w:r>
      <w:r w:rsidR="0054778A">
        <w:rPr>
          <w:noProof/>
        </w:rPr>
      </w:r>
      <w:r w:rsidR="0054778A">
        <w:rPr>
          <w:noProof/>
        </w:rPr>
        <w:fldChar w:fldCharType="separate"/>
      </w:r>
      <w:r w:rsidR="00B34986">
        <w:rPr>
          <w:noProof/>
        </w:rPr>
        <w:t>21</w:t>
      </w:r>
      <w:r w:rsidR="0054778A">
        <w:rPr>
          <w:noProof/>
        </w:rPr>
        <w:fldChar w:fldCharType="end"/>
      </w:r>
    </w:p>
    <w:p w:rsidR="00121887" w:rsidRDefault="00121887">
      <w:pPr>
        <w:pStyle w:val="TOC2"/>
        <w:rPr>
          <w:rFonts w:eastAsia="MS Mincho"/>
          <w:noProof/>
          <w:sz w:val="22"/>
        </w:rPr>
      </w:pPr>
      <w:r>
        <w:rPr>
          <w:noProof/>
        </w:rPr>
        <w:t>5.1</w:t>
      </w:r>
      <w:r>
        <w:rPr>
          <w:rFonts w:eastAsia="MS Mincho"/>
          <w:noProof/>
          <w:sz w:val="22"/>
        </w:rPr>
        <w:tab/>
      </w:r>
      <w:r>
        <w:rPr>
          <w:noProof/>
        </w:rPr>
        <w:t>Devices</w:t>
      </w:r>
      <w:r>
        <w:rPr>
          <w:noProof/>
        </w:rPr>
        <w:tab/>
      </w:r>
      <w:r w:rsidR="0054778A">
        <w:rPr>
          <w:noProof/>
        </w:rPr>
        <w:fldChar w:fldCharType="begin"/>
      </w:r>
      <w:r>
        <w:rPr>
          <w:noProof/>
        </w:rPr>
        <w:instrText xml:space="preserve"> PAGEREF _Toc301722628 \h </w:instrText>
      </w:r>
      <w:r w:rsidR="0054778A">
        <w:rPr>
          <w:noProof/>
        </w:rPr>
      </w:r>
      <w:r w:rsidR="0054778A">
        <w:rPr>
          <w:noProof/>
        </w:rPr>
        <w:fldChar w:fldCharType="separate"/>
      </w:r>
      <w:r w:rsidR="00B34986">
        <w:rPr>
          <w:noProof/>
        </w:rPr>
        <w:t>21</w:t>
      </w:r>
      <w:r w:rsidR="0054778A">
        <w:rPr>
          <w:noProof/>
        </w:rPr>
        <w:fldChar w:fldCharType="end"/>
      </w:r>
    </w:p>
    <w:p w:rsidR="00121887" w:rsidRDefault="00121887">
      <w:pPr>
        <w:pStyle w:val="TOC2"/>
        <w:rPr>
          <w:rFonts w:eastAsia="MS Mincho"/>
          <w:noProof/>
          <w:sz w:val="22"/>
        </w:rPr>
      </w:pPr>
      <w:r>
        <w:rPr>
          <w:noProof/>
        </w:rPr>
        <w:t>5.2</w:t>
      </w:r>
      <w:r>
        <w:rPr>
          <w:rFonts w:eastAsia="MS Mincho"/>
          <w:noProof/>
          <w:sz w:val="22"/>
        </w:rPr>
        <w:tab/>
      </w:r>
      <w:r>
        <w:rPr>
          <w:noProof/>
        </w:rPr>
        <w:t>Component</w:t>
      </w:r>
      <w:r>
        <w:rPr>
          <w:noProof/>
        </w:rPr>
        <w:tab/>
      </w:r>
      <w:r w:rsidR="0054778A">
        <w:rPr>
          <w:noProof/>
        </w:rPr>
        <w:fldChar w:fldCharType="begin"/>
      </w:r>
      <w:r>
        <w:rPr>
          <w:noProof/>
        </w:rPr>
        <w:instrText xml:space="preserve"> PAGEREF _Toc301722629 \h </w:instrText>
      </w:r>
      <w:r w:rsidR="0054778A">
        <w:rPr>
          <w:noProof/>
        </w:rPr>
      </w:r>
      <w:r w:rsidR="0054778A">
        <w:rPr>
          <w:noProof/>
        </w:rPr>
        <w:fldChar w:fldCharType="separate"/>
      </w:r>
      <w:r w:rsidR="00B34986">
        <w:rPr>
          <w:noProof/>
        </w:rPr>
        <w:t>21</w:t>
      </w:r>
      <w:r w:rsidR="0054778A">
        <w:rPr>
          <w:noProof/>
        </w:rPr>
        <w:fldChar w:fldCharType="end"/>
      </w:r>
    </w:p>
    <w:p w:rsidR="00121887" w:rsidRDefault="00121887">
      <w:pPr>
        <w:pStyle w:val="TOC2"/>
        <w:rPr>
          <w:rFonts w:eastAsia="MS Mincho"/>
          <w:noProof/>
          <w:sz w:val="22"/>
        </w:rPr>
      </w:pPr>
      <w:r>
        <w:rPr>
          <w:noProof/>
        </w:rPr>
        <w:t>5.3</w:t>
      </w:r>
      <w:r>
        <w:rPr>
          <w:rFonts w:eastAsia="MS Mincho"/>
          <w:noProof/>
          <w:sz w:val="22"/>
        </w:rPr>
        <w:tab/>
      </w:r>
      <w:r>
        <w:rPr>
          <w:noProof/>
        </w:rPr>
        <w:t>Device</w:t>
      </w:r>
      <w:r>
        <w:rPr>
          <w:noProof/>
        </w:rPr>
        <w:tab/>
      </w:r>
      <w:r w:rsidR="0054778A">
        <w:rPr>
          <w:noProof/>
        </w:rPr>
        <w:fldChar w:fldCharType="begin"/>
      </w:r>
      <w:r>
        <w:rPr>
          <w:noProof/>
        </w:rPr>
        <w:instrText xml:space="preserve"> PAGEREF _Toc301722630 \h </w:instrText>
      </w:r>
      <w:r w:rsidR="0054778A">
        <w:rPr>
          <w:noProof/>
        </w:rPr>
      </w:r>
      <w:r w:rsidR="0054778A">
        <w:rPr>
          <w:noProof/>
        </w:rPr>
        <w:fldChar w:fldCharType="separate"/>
      </w:r>
      <w:r w:rsidR="00B34986">
        <w:rPr>
          <w:noProof/>
        </w:rPr>
        <w:t>23</w:t>
      </w:r>
      <w:r w:rsidR="0054778A">
        <w:rPr>
          <w:noProof/>
        </w:rPr>
        <w:fldChar w:fldCharType="end"/>
      </w:r>
    </w:p>
    <w:p w:rsidR="00121887" w:rsidRDefault="00121887">
      <w:pPr>
        <w:pStyle w:val="TOC2"/>
        <w:rPr>
          <w:rFonts w:eastAsia="MS Mincho"/>
          <w:noProof/>
          <w:sz w:val="22"/>
        </w:rPr>
      </w:pPr>
      <w:r>
        <w:rPr>
          <w:noProof/>
        </w:rPr>
        <w:t>5.4</w:t>
      </w:r>
      <w:r>
        <w:rPr>
          <w:rFonts w:eastAsia="MS Mincho"/>
          <w:noProof/>
          <w:sz w:val="22"/>
        </w:rPr>
        <w:tab/>
      </w:r>
      <w:r>
        <w:rPr>
          <w:noProof/>
        </w:rPr>
        <w:t>DataItems</w:t>
      </w:r>
      <w:r>
        <w:rPr>
          <w:noProof/>
        </w:rPr>
        <w:tab/>
      </w:r>
      <w:r w:rsidR="0054778A">
        <w:rPr>
          <w:noProof/>
        </w:rPr>
        <w:fldChar w:fldCharType="begin"/>
      </w:r>
      <w:r>
        <w:rPr>
          <w:noProof/>
        </w:rPr>
        <w:instrText xml:space="preserve"> PAGEREF _Toc301722631 \h </w:instrText>
      </w:r>
      <w:r w:rsidR="0054778A">
        <w:rPr>
          <w:noProof/>
        </w:rPr>
      </w:r>
      <w:r w:rsidR="0054778A">
        <w:rPr>
          <w:noProof/>
        </w:rPr>
        <w:fldChar w:fldCharType="separate"/>
      </w:r>
      <w:r w:rsidR="00B34986">
        <w:rPr>
          <w:noProof/>
        </w:rPr>
        <w:t>24</w:t>
      </w:r>
      <w:r w:rsidR="0054778A">
        <w:rPr>
          <w:noProof/>
        </w:rPr>
        <w:fldChar w:fldCharType="end"/>
      </w:r>
    </w:p>
    <w:p w:rsidR="00121887" w:rsidRDefault="00121887">
      <w:pPr>
        <w:pStyle w:val="TOC3"/>
        <w:rPr>
          <w:rFonts w:eastAsia="MS Mincho"/>
          <w:noProof/>
          <w:sz w:val="22"/>
        </w:rPr>
      </w:pPr>
      <w:r>
        <w:rPr>
          <w:noProof/>
        </w:rPr>
        <w:t>5.4.1</w:t>
      </w:r>
      <w:r>
        <w:rPr>
          <w:rFonts w:eastAsia="MS Mincho"/>
          <w:noProof/>
          <w:sz w:val="22"/>
        </w:rPr>
        <w:tab/>
      </w:r>
      <w:r>
        <w:rPr>
          <w:noProof/>
        </w:rPr>
        <w:t>Gener</w:t>
      </w:r>
      <w:r w:rsidR="00B34986">
        <w:rPr>
          <w:noProof/>
        </w:rPr>
        <w:t>al…………………………………………………………………………………………………………………..</w:t>
      </w:r>
      <w:r w:rsidR="0054778A">
        <w:rPr>
          <w:noProof/>
        </w:rPr>
        <w:fldChar w:fldCharType="begin"/>
      </w:r>
      <w:r>
        <w:rPr>
          <w:noProof/>
        </w:rPr>
        <w:instrText xml:space="preserve"> PAGEREF _Toc301722632 \h </w:instrText>
      </w:r>
      <w:r w:rsidR="0054778A">
        <w:rPr>
          <w:noProof/>
        </w:rPr>
      </w:r>
      <w:r w:rsidR="0054778A">
        <w:rPr>
          <w:noProof/>
        </w:rPr>
        <w:fldChar w:fldCharType="separate"/>
      </w:r>
      <w:r w:rsidR="00B34986">
        <w:rPr>
          <w:noProof/>
        </w:rPr>
        <w:t>24</w:t>
      </w:r>
      <w:r w:rsidR="0054778A">
        <w:rPr>
          <w:noProof/>
        </w:rPr>
        <w:fldChar w:fldCharType="end"/>
      </w:r>
    </w:p>
    <w:p w:rsidR="00121887" w:rsidRDefault="00121887">
      <w:pPr>
        <w:pStyle w:val="TOC3"/>
        <w:rPr>
          <w:rFonts w:eastAsia="MS Mincho"/>
          <w:noProof/>
          <w:sz w:val="22"/>
        </w:rPr>
      </w:pPr>
      <w:r>
        <w:rPr>
          <w:noProof/>
        </w:rPr>
        <w:t>5.4.2</w:t>
      </w:r>
      <w:r>
        <w:rPr>
          <w:rFonts w:eastAsia="MS Mincho"/>
          <w:noProof/>
          <w:sz w:val="22"/>
        </w:rPr>
        <w:tab/>
      </w:r>
      <w:r>
        <w:rPr>
          <w:noProof/>
        </w:rPr>
        <w:t>Sample DataItems</w:t>
      </w:r>
      <w:r w:rsidR="00B34986">
        <w:rPr>
          <w:noProof/>
        </w:rPr>
        <w:t>…………………………………………………………………………………………………..</w:t>
      </w:r>
      <w:r w:rsidR="0054778A">
        <w:rPr>
          <w:noProof/>
        </w:rPr>
        <w:fldChar w:fldCharType="begin"/>
      </w:r>
      <w:r>
        <w:rPr>
          <w:noProof/>
        </w:rPr>
        <w:instrText xml:space="preserve"> PAGEREF _Toc301722633 \h </w:instrText>
      </w:r>
      <w:r w:rsidR="0054778A">
        <w:rPr>
          <w:noProof/>
        </w:rPr>
      </w:r>
      <w:r w:rsidR="0054778A">
        <w:rPr>
          <w:noProof/>
        </w:rPr>
        <w:fldChar w:fldCharType="separate"/>
      </w:r>
      <w:r w:rsidR="00B34986">
        <w:rPr>
          <w:noProof/>
        </w:rPr>
        <w:t>25</w:t>
      </w:r>
      <w:r w:rsidR="0054778A">
        <w:rPr>
          <w:noProof/>
        </w:rPr>
        <w:fldChar w:fldCharType="end"/>
      </w:r>
    </w:p>
    <w:p w:rsidR="00121887" w:rsidRDefault="00121887">
      <w:pPr>
        <w:pStyle w:val="TOC3"/>
        <w:rPr>
          <w:rFonts w:eastAsia="MS Mincho"/>
          <w:noProof/>
          <w:sz w:val="22"/>
        </w:rPr>
      </w:pPr>
      <w:r>
        <w:rPr>
          <w:noProof/>
        </w:rPr>
        <w:t>5.4.3</w:t>
      </w:r>
      <w:r>
        <w:rPr>
          <w:rFonts w:eastAsia="MS Mincho"/>
          <w:noProof/>
          <w:sz w:val="22"/>
        </w:rPr>
        <w:tab/>
      </w:r>
      <w:r>
        <w:rPr>
          <w:noProof/>
        </w:rPr>
        <w:t>Event DataItems</w:t>
      </w:r>
      <w:r w:rsidR="00B34986">
        <w:rPr>
          <w:noProof/>
        </w:rPr>
        <w:t>……………………………………………………………………………………………………..</w:t>
      </w:r>
      <w:r w:rsidR="0054778A">
        <w:rPr>
          <w:noProof/>
        </w:rPr>
        <w:fldChar w:fldCharType="begin"/>
      </w:r>
      <w:r>
        <w:rPr>
          <w:noProof/>
        </w:rPr>
        <w:instrText xml:space="preserve"> PAGEREF _Toc301722634 \h </w:instrText>
      </w:r>
      <w:r w:rsidR="0054778A">
        <w:rPr>
          <w:noProof/>
        </w:rPr>
      </w:r>
      <w:r w:rsidR="0054778A">
        <w:rPr>
          <w:noProof/>
        </w:rPr>
        <w:fldChar w:fldCharType="separate"/>
      </w:r>
      <w:r w:rsidR="00B34986">
        <w:rPr>
          <w:noProof/>
        </w:rPr>
        <w:t>26</w:t>
      </w:r>
      <w:r w:rsidR="0054778A">
        <w:rPr>
          <w:noProof/>
        </w:rPr>
        <w:fldChar w:fldCharType="end"/>
      </w:r>
    </w:p>
    <w:p w:rsidR="00121887" w:rsidRDefault="00121887">
      <w:pPr>
        <w:pStyle w:val="TOC3"/>
        <w:rPr>
          <w:rFonts w:eastAsia="MS Mincho"/>
          <w:noProof/>
          <w:sz w:val="22"/>
        </w:rPr>
      </w:pPr>
      <w:r>
        <w:rPr>
          <w:noProof/>
        </w:rPr>
        <w:t>5.4.4</w:t>
      </w:r>
      <w:r>
        <w:rPr>
          <w:rFonts w:eastAsia="MS Mincho"/>
          <w:noProof/>
          <w:sz w:val="22"/>
        </w:rPr>
        <w:tab/>
      </w:r>
      <w:r>
        <w:rPr>
          <w:noProof/>
        </w:rPr>
        <w:t>Conditions</w:t>
      </w:r>
      <w:r w:rsidR="00B34986">
        <w:rPr>
          <w:noProof/>
        </w:rPr>
        <w:t>………………………………………………………………………………………………………………</w:t>
      </w:r>
      <w:r w:rsidR="0054778A">
        <w:rPr>
          <w:noProof/>
        </w:rPr>
        <w:fldChar w:fldCharType="begin"/>
      </w:r>
      <w:r>
        <w:rPr>
          <w:noProof/>
        </w:rPr>
        <w:instrText xml:space="preserve"> PAGEREF _Toc301722635 \h </w:instrText>
      </w:r>
      <w:r w:rsidR="0054778A">
        <w:rPr>
          <w:noProof/>
        </w:rPr>
      </w:r>
      <w:r w:rsidR="0054778A">
        <w:rPr>
          <w:noProof/>
        </w:rPr>
        <w:fldChar w:fldCharType="separate"/>
      </w:r>
      <w:r w:rsidR="00B34986">
        <w:rPr>
          <w:noProof/>
        </w:rPr>
        <w:t>26</w:t>
      </w:r>
      <w:r w:rsidR="0054778A">
        <w:rPr>
          <w:noProof/>
        </w:rPr>
        <w:fldChar w:fldCharType="end"/>
      </w:r>
    </w:p>
    <w:p w:rsidR="00121887" w:rsidRDefault="00121887">
      <w:pPr>
        <w:pStyle w:val="TOC2"/>
        <w:rPr>
          <w:rFonts w:eastAsia="MS Mincho"/>
          <w:noProof/>
          <w:sz w:val="22"/>
        </w:rPr>
      </w:pPr>
      <w:r>
        <w:rPr>
          <w:noProof/>
        </w:rPr>
        <w:t>5.5</w:t>
      </w:r>
      <w:r>
        <w:rPr>
          <w:rFonts w:eastAsia="MS Mincho"/>
          <w:noProof/>
          <w:sz w:val="22"/>
        </w:rPr>
        <w:tab/>
      </w:r>
      <w:r>
        <w:rPr>
          <w:noProof/>
        </w:rPr>
        <w:t>Streams</w:t>
      </w:r>
      <w:r>
        <w:rPr>
          <w:noProof/>
        </w:rPr>
        <w:tab/>
      </w:r>
      <w:r w:rsidR="0054778A">
        <w:rPr>
          <w:noProof/>
        </w:rPr>
        <w:fldChar w:fldCharType="begin"/>
      </w:r>
      <w:r>
        <w:rPr>
          <w:noProof/>
        </w:rPr>
        <w:instrText xml:space="preserve"> PAGEREF _Toc301722636 \h </w:instrText>
      </w:r>
      <w:r w:rsidR="0054778A">
        <w:rPr>
          <w:noProof/>
        </w:rPr>
      </w:r>
      <w:r w:rsidR="0054778A">
        <w:rPr>
          <w:noProof/>
        </w:rPr>
        <w:fldChar w:fldCharType="separate"/>
      </w:r>
      <w:r w:rsidR="00B34986">
        <w:rPr>
          <w:noProof/>
        </w:rPr>
        <w:t>28</w:t>
      </w:r>
      <w:r w:rsidR="0054778A">
        <w:rPr>
          <w:noProof/>
        </w:rPr>
        <w:fldChar w:fldCharType="end"/>
      </w:r>
    </w:p>
    <w:p w:rsidR="00121887" w:rsidRDefault="0054778A" w:rsidP="00791001">
      <w:pPr>
        <w:pStyle w:val="TableofFigures"/>
      </w:pPr>
      <w:r>
        <w:fldChar w:fldCharType="end"/>
      </w:r>
    </w:p>
    <w:p w:rsidR="00121887" w:rsidRDefault="00121887" w:rsidP="00791001">
      <w:pPr>
        <w:pStyle w:val="TableofFigures"/>
        <w:rPr>
          <w:noProof/>
        </w:rPr>
      </w:pPr>
      <w:r>
        <w:br w:type="page"/>
      </w:r>
      <w:r w:rsidR="0054778A" w:rsidRPr="00B02D5F">
        <w:rPr>
          <w:lang w:val="de-DE"/>
        </w:rPr>
        <w:fldChar w:fldCharType="begin"/>
      </w:r>
      <w:r w:rsidRPr="00B02D5F">
        <w:rPr>
          <w:lang w:val="de-DE"/>
        </w:rPr>
        <w:instrText xml:space="preserve"> TOC \t "FIGURE-title" \c </w:instrText>
      </w:r>
      <w:r w:rsidR="0054778A" w:rsidRPr="00B02D5F">
        <w:rPr>
          <w:lang w:val="de-DE"/>
        </w:rPr>
        <w:fldChar w:fldCharType="separate"/>
      </w:r>
    </w:p>
    <w:p w:rsidR="00121887" w:rsidRDefault="00121887">
      <w:pPr>
        <w:pStyle w:val="TableofFigures"/>
        <w:rPr>
          <w:rFonts w:ascii="Calibri" w:eastAsia="MS Mincho" w:hAnsi="Calibri" w:cs="Times New Roman"/>
          <w:noProof/>
          <w:spacing w:val="0"/>
          <w:sz w:val="22"/>
          <w:szCs w:val="22"/>
          <w:lang w:val="en-US" w:eastAsia="en-US"/>
        </w:rPr>
      </w:pPr>
      <w:r>
        <w:rPr>
          <w:noProof/>
        </w:rPr>
        <w:lastRenderedPageBreak/>
        <w:t>Figure 1 – The Device Maker Use Case</w:t>
      </w:r>
      <w:r>
        <w:rPr>
          <w:noProof/>
        </w:rPr>
        <w:tab/>
      </w:r>
      <w:r w:rsidR="0054778A">
        <w:rPr>
          <w:noProof/>
        </w:rPr>
        <w:fldChar w:fldCharType="begin"/>
      </w:r>
      <w:r>
        <w:rPr>
          <w:noProof/>
        </w:rPr>
        <w:instrText xml:space="preserve"> PAGEREF _Toc301722637 \h </w:instrText>
      </w:r>
      <w:r w:rsidR="0054778A">
        <w:rPr>
          <w:noProof/>
        </w:rPr>
      </w:r>
      <w:r w:rsidR="0054778A">
        <w:rPr>
          <w:noProof/>
        </w:rPr>
        <w:fldChar w:fldCharType="separate"/>
      </w:r>
      <w:r w:rsidR="00B34986">
        <w:rPr>
          <w:noProof/>
        </w:rPr>
        <w:t>10</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2 – The Independent Software Vendor (ISV) Use Case</w:t>
      </w:r>
      <w:r>
        <w:rPr>
          <w:noProof/>
        </w:rPr>
        <w:tab/>
      </w:r>
      <w:r w:rsidR="0054778A">
        <w:rPr>
          <w:noProof/>
        </w:rPr>
        <w:fldChar w:fldCharType="begin"/>
      </w:r>
      <w:r>
        <w:rPr>
          <w:noProof/>
        </w:rPr>
        <w:instrText xml:space="preserve"> PAGEREF _Toc301722638 \h </w:instrText>
      </w:r>
      <w:r w:rsidR="0054778A">
        <w:rPr>
          <w:noProof/>
        </w:rPr>
      </w:r>
      <w:r w:rsidR="0054778A">
        <w:rPr>
          <w:noProof/>
        </w:rPr>
        <w:fldChar w:fldCharType="separate"/>
      </w:r>
      <w:r w:rsidR="00B34986">
        <w:rPr>
          <w:noProof/>
        </w:rPr>
        <w:t>10</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3 – The End User Engineer Use Case</w:t>
      </w:r>
      <w:r>
        <w:rPr>
          <w:noProof/>
        </w:rPr>
        <w:tab/>
      </w:r>
      <w:r w:rsidR="0054778A">
        <w:rPr>
          <w:noProof/>
        </w:rPr>
        <w:fldChar w:fldCharType="begin"/>
      </w:r>
      <w:r>
        <w:rPr>
          <w:noProof/>
        </w:rPr>
        <w:instrText xml:space="preserve"> PAGEREF _Toc301722639 \h </w:instrText>
      </w:r>
      <w:r w:rsidR="0054778A">
        <w:rPr>
          <w:noProof/>
        </w:rPr>
      </w:r>
      <w:r w:rsidR="0054778A">
        <w:rPr>
          <w:noProof/>
        </w:rPr>
        <w:fldChar w:fldCharType="separate"/>
      </w:r>
      <w:r w:rsidR="00B34986">
        <w:rPr>
          <w:noProof/>
        </w:rPr>
        <w:t>11</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4 – MTConnect Overview</w:t>
      </w:r>
      <w:r>
        <w:rPr>
          <w:noProof/>
        </w:rPr>
        <w:tab/>
      </w:r>
      <w:r w:rsidR="0054778A">
        <w:rPr>
          <w:noProof/>
        </w:rPr>
        <w:fldChar w:fldCharType="begin"/>
      </w:r>
      <w:r>
        <w:rPr>
          <w:noProof/>
        </w:rPr>
        <w:instrText xml:space="preserve"> PAGEREF _Toc301722640 \h </w:instrText>
      </w:r>
      <w:r w:rsidR="0054778A">
        <w:rPr>
          <w:noProof/>
        </w:rPr>
      </w:r>
      <w:r w:rsidR="0054778A">
        <w:rPr>
          <w:noProof/>
        </w:rPr>
        <w:fldChar w:fldCharType="separate"/>
      </w:r>
      <w:r w:rsidR="00B34986">
        <w:rPr>
          <w:noProof/>
        </w:rPr>
        <w:t>13</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5 – The Scope of OPC UA within an Enterprise</w:t>
      </w:r>
      <w:r>
        <w:rPr>
          <w:noProof/>
        </w:rPr>
        <w:tab/>
      </w:r>
      <w:r w:rsidR="0054778A">
        <w:rPr>
          <w:noProof/>
        </w:rPr>
        <w:fldChar w:fldCharType="begin"/>
      </w:r>
      <w:r>
        <w:rPr>
          <w:noProof/>
        </w:rPr>
        <w:instrText xml:space="preserve"> PAGEREF _Toc301722641 \h </w:instrText>
      </w:r>
      <w:r w:rsidR="0054778A">
        <w:rPr>
          <w:noProof/>
        </w:rPr>
      </w:r>
      <w:r w:rsidR="0054778A">
        <w:rPr>
          <w:noProof/>
        </w:rPr>
        <w:fldChar w:fldCharType="separate"/>
      </w:r>
      <w:r w:rsidR="00B34986">
        <w:rPr>
          <w:noProof/>
        </w:rPr>
        <w:t>15</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6 – A Basic Object in an OPC UA Address Space</w:t>
      </w:r>
      <w:r>
        <w:rPr>
          <w:noProof/>
        </w:rPr>
        <w:tab/>
      </w:r>
      <w:r w:rsidR="0054778A">
        <w:rPr>
          <w:noProof/>
        </w:rPr>
        <w:fldChar w:fldCharType="begin"/>
      </w:r>
      <w:r>
        <w:rPr>
          <w:noProof/>
        </w:rPr>
        <w:instrText xml:space="preserve"> PAGEREF _Toc301722642 \h </w:instrText>
      </w:r>
      <w:r w:rsidR="0054778A">
        <w:rPr>
          <w:noProof/>
        </w:rPr>
      </w:r>
      <w:r w:rsidR="0054778A">
        <w:rPr>
          <w:noProof/>
        </w:rPr>
        <w:fldChar w:fldCharType="separate"/>
      </w:r>
      <w:r w:rsidR="00B34986">
        <w:rPr>
          <w:noProof/>
        </w:rPr>
        <w:t>16</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7 – The Relationship between Type Definitions and Instances</w:t>
      </w:r>
      <w:r>
        <w:rPr>
          <w:noProof/>
        </w:rPr>
        <w:tab/>
      </w:r>
      <w:r w:rsidR="0054778A">
        <w:rPr>
          <w:noProof/>
        </w:rPr>
        <w:fldChar w:fldCharType="begin"/>
      </w:r>
      <w:r>
        <w:rPr>
          <w:noProof/>
        </w:rPr>
        <w:instrText xml:space="preserve"> PAGEREF _Toc301722643 \h </w:instrText>
      </w:r>
      <w:r w:rsidR="0054778A">
        <w:rPr>
          <w:noProof/>
        </w:rPr>
      </w:r>
      <w:r w:rsidR="0054778A">
        <w:rPr>
          <w:noProof/>
        </w:rPr>
        <w:fldChar w:fldCharType="separate"/>
      </w:r>
      <w:r w:rsidR="00B34986">
        <w:rPr>
          <w:noProof/>
        </w:rPr>
        <w:t>16</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8 – Examples of References between Objects</w:t>
      </w:r>
      <w:r>
        <w:rPr>
          <w:noProof/>
        </w:rPr>
        <w:tab/>
      </w:r>
      <w:r w:rsidR="0054778A">
        <w:rPr>
          <w:noProof/>
        </w:rPr>
        <w:fldChar w:fldCharType="begin"/>
      </w:r>
      <w:r>
        <w:rPr>
          <w:noProof/>
        </w:rPr>
        <w:instrText xml:space="preserve"> PAGEREF _Toc301722644 \h </w:instrText>
      </w:r>
      <w:r w:rsidR="0054778A">
        <w:rPr>
          <w:noProof/>
        </w:rPr>
      </w:r>
      <w:r w:rsidR="0054778A">
        <w:rPr>
          <w:noProof/>
        </w:rPr>
        <w:fldChar w:fldCharType="separate"/>
      </w:r>
      <w:r w:rsidR="00B34986">
        <w:rPr>
          <w:noProof/>
        </w:rPr>
        <w:t>17</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9 – The OPC UA Information Model Notation</w:t>
      </w:r>
      <w:r>
        <w:rPr>
          <w:noProof/>
        </w:rPr>
        <w:tab/>
      </w:r>
      <w:r w:rsidR="0054778A">
        <w:rPr>
          <w:noProof/>
        </w:rPr>
        <w:fldChar w:fldCharType="begin"/>
      </w:r>
      <w:r>
        <w:rPr>
          <w:noProof/>
        </w:rPr>
        <w:instrText xml:space="preserve"> PAGEREF _Toc301722645 \h </w:instrText>
      </w:r>
      <w:r w:rsidR="0054778A">
        <w:rPr>
          <w:noProof/>
        </w:rPr>
      </w:r>
      <w:r w:rsidR="0054778A">
        <w:rPr>
          <w:noProof/>
        </w:rPr>
        <w:fldChar w:fldCharType="separate"/>
      </w:r>
      <w:r w:rsidR="00B34986">
        <w:rPr>
          <w:noProof/>
        </w:rPr>
        <w:t>17</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10 – A Visual Representation of the Sample ObjectType</w:t>
      </w:r>
      <w:r>
        <w:rPr>
          <w:noProof/>
        </w:rPr>
        <w:tab/>
      </w:r>
      <w:r w:rsidR="0054778A">
        <w:rPr>
          <w:noProof/>
        </w:rPr>
        <w:fldChar w:fldCharType="begin"/>
      </w:r>
      <w:r>
        <w:rPr>
          <w:noProof/>
        </w:rPr>
        <w:instrText xml:space="preserve"> PAGEREF _Toc301722646 \h </w:instrText>
      </w:r>
      <w:r w:rsidR="0054778A">
        <w:rPr>
          <w:noProof/>
        </w:rPr>
      </w:r>
      <w:r w:rsidR="0054778A">
        <w:rPr>
          <w:noProof/>
        </w:rPr>
        <w:fldChar w:fldCharType="separate"/>
      </w:r>
      <w:r w:rsidR="00B34986">
        <w:rPr>
          <w:noProof/>
        </w:rPr>
        <w:t>19</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11 – The OPC UA for Devices (DI) Model</w:t>
      </w:r>
      <w:r>
        <w:rPr>
          <w:noProof/>
        </w:rPr>
        <w:tab/>
      </w:r>
      <w:r w:rsidR="0054778A">
        <w:rPr>
          <w:noProof/>
        </w:rPr>
        <w:fldChar w:fldCharType="begin"/>
      </w:r>
      <w:r>
        <w:rPr>
          <w:noProof/>
        </w:rPr>
        <w:instrText xml:space="preserve"> PAGEREF _Toc301722647 \h </w:instrText>
      </w:r>
      <w:r w:rsidR="0054778A">
        <w:rPr>
          <w:noProof/>
        </w:rPr>
      </w:r>
      <w:r w:rsidR="0054778A">
        <w:rPr>
          <w:noProof/>
        </w:rPr>
        <w:fldChar w:fldCharType="separate"/>
      </w:r>
      <w:r w:rsidR="00B34986">
        <w:rPr>
          <w:noProof/>
        </w:rPr>
        <w:t>20</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12 – MTConnect Devices in a UA Address Space</w:t>
      </w:r>
      <w:r>
        <w:rPr>
          <w:noProof/>
        </w:rPr>
        <w:tab/>
      </w:r>
      <w:r w:rsidR="0054778A">
        <w:rPr>
          <w:noProof/>
        </w:rPr>
        <w:fldChar w:fldCharType="begin"/>
      </w:r>
      <w:r>
        <w:rPr>
          <w:noProof/>
        </w:rPr>
        <w:instrText xml:space="preserve"> PAGEREF _Toc301722648 \h </w:instrText>
      </w:r>
      <w:r w:rsidR="0054778A">
        <w:rPr>
          <w:noProof/>
        </w:rPr>
      </w:r>
      <w:r w:rsidR="0054778A">
        <w:rPr>
          <w:noProof/>
        </w:rPr>
        <w:fldChar w:fldCharType="separate"/>
      </w:r>
      <w:r w:rsidR="00B34986">
        <w:rPr>
          <w:noProof/>
        </w:rPr>
        <w:t>21</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13 – MTConnect DataItems in the UA Address Space</w:t>
      </w:r>
      <w:r>
        <w:rPr>
          <w:noProof/>
        </w:rPr>
        <w:tab/>
      </w:r>
      <w:r w:rsidR="0054778A">
        <w:rPr>
          <w:noProof/>
        </w:rPr>
        <w:fldChar w:fldCharType="begin"/>
      </w:r>
      <w:r>
        <w:rPr>
          <w:noProof/>
        </w:rPr>
        <w:instrText xml:space="preserve"> PAGEREF _Toc301722649 \h </w:instrText>
      </w:r>
      <w:r w:rsidR="0054778A">
        <w:rPr>
          <w:noProof/>
        </w:rPr>
      </w:r>
      <w:r w:rsidR="0054778A">
        <w:rPr>
          <w:noProof/>
        </w:rPr>
        <w:fldChar w:fldCharType="separate"/>
      </w:r>
      <w:r w:rsidR="00B34986">
        <w:rPr>
          <w:noProof/>
        </w:rPr>
        <w:t>25</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Figure 14 – MTConnect Conditions in the UA Address Space</w:t>
      </w:r>
      <w:r>
        <w:rPr>
          <w:noProof/>
        </w:rPr>
        <w:tab/>
      </w:r>
      <w:r w:rsidR="0054778A">
        <w:rPr>
          <w:noProof/>
        </w:rPr>
        <w:fldChar w:fldCharType="begin"/>
      </w:r>
      <w:r>
        <w:rPr>
          <w:noProof/>
        </w:rPr>
        <w:instrText xml:space="preserve"> PAGEREF _Toc301722650 \h </w:instrText>
      </w:r>
      <w:r w:rsidR="0054778A">
        <w:rPr>
          <w:noProof/>
        </w:rPr>
      </w:r>
      <w:r w:rsidR="0054778A">
        <w:rPr>
          <w:noProof/>
        </w:rPr>
        <w:fldChar w:fldCharType="separate"/>
      </w:r>
      <w:r w:rsidR="00B34986">
        <w:rPr>
          <w:noProof/>
        </w:rPr>
        <w:t>28</w:t>
      </w:r>
      <w:r w:rsidR="0054778A">
        <w:rPr>
          <w:noProof/>
        </w:rPr>
        <w:fldChar w:fldCharType="end"/>
      </w:r>
    </w:p>
    <w:p w:rsidR="00121887" w:rsidRDefault="0054778A" w:rsidP="00791001">
      <w:pPr>
        <w:pStyle w:val="TableofFigures"/>
      </w:pPr>
      <w:r w:rsidRPr="00B02D5F">
        <w:rPr>
          <w:lang w:val="de-DE"/>
        </w:rPr>
        <w:fldChar w:fldCharType="end"/>
      </w:r>
    </w:p>
    <w:p w:rsidR="00121887" w:rsidRDefault="00121887" w:rsidP="00791001">
      <w:pPr>
        <w:pStyle w:val="TableofFigures"/>
        <w:rPr>
          <w:noProof/>
        </w:rPr>
      </w:pPr>
      <w:r>
        <w:br w:type="page"/>
      </w:r>
      <w:r w:rsidR="0054778A" w:rsidRPr="0054778A">
        <w:fldChar w:fldCharType="begin"/>
      </w:r>
      <w:r>
        <w:instrText xml:space="preserve"> TOC \t "TABLE-title" \c </w:instrText>
      </w:r>
      <w:r w:rsidR="0054778A" w:rsidRPr="0054778A">
        <w:fldChar w:fldCharType="separate"/>
      </w:r>
    </w:p>
    <w:p w:rsidR="00121887" w:rsidRDefault="00121887">
      <w:pPr>
        <w:pStyle w:val="TableofFigures"/>
        <w:rPr>
          <w:rFonts w:ascii="Calibri" w:eastAsia="MS Mincho" w:hAnsi="Calibri" w:cs="Times New Roman"/>
          <w:noProof/>
          <w:spacing w:val="0"/>
          <w:sz w:val="22"/>
          <w:szCs w:val="22"/>
          <w:lang w:val="en-US" w:eastAsia="en-US"/>
        </w:rPr>
      </w:pPr>
      <w:r>
        <w:rPr>
          <w:noProof/>
        </w:rPr>
        <w:lastRenderedPageBreak/>
        <w:t xml:space="preserve">Table 1 – Example </w:t>
      </w:r>
      <w:r w:rsidRPr="00C8099C">
        <w:rPr>
          <w:i/>
          <w:noProof/>
        </w:rPr>
        <w:t>ObjectType</w:t>
      </w:r>
      <w:r>
        <w:rPr>
          <w:noProof/>
        </w:rPr>
        <w:t xml:space="preserve"> Definition</w:t>
      </w:r>
      <w:r>
        <w:rPr>
          <w:noProof/>
        </w:rPr>
        <w:tab/>
      </w:r>
      <w:r w:rsidR="0054778A">
        <w:rPr>
          <w:noProof/>
        </w:rPr>
        <w:fldChar w:fldCharType="begin"/>
      </w:r>
      <w:r>
        <w:rPr>
          <w:noProof/>
        </w:rPr>
        <w:instrText xml:space="preserve"> PAGEREF _Toc301722651 \h </w:instrText>
      </w:r>
      <w:r w:rsidR="0054778A">
        <w:rPr>
          <w:noProof/>
        </w:rPr>
      </w:r>
      <w:r w:rsidR="0054778A">
        <w:rPr>
          <w:noProof/>
        </w:rPr>
        <w:fldChar w:fldCharType="separate"/>
      </w:r>
      <w:r w:rsidR="00B34986">
        <w:rPr>
          <w:noProof/>
        </w:rPr>
        <w:t>19</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2 – </w:t>
      </w:r>
      <w:r w:rsidRPr="00C8099C">
        <w:rPr>
          <w:i/>
          <w:noProof/>
        </w:rPr>
        <w:t>MTComponentType</w:t>
      </w:r>
      <w:r>
        <w:rPr>
          <w:noProof/>
        </w:rPr>
        <w:t xml:space="preserve"> Definition</w:t>
      </w:r>
      <w:r>
        <w:rPr>
          <w:noProof/>
        </w:rPr>
        <w:tab/>
      </w:r>
      <w:r w:rsidR="0054778A">
        <w:rPr>
          <w:noProof/>
        </w:rPr>
        <w:fldChar w:fldCharType="begin"/>
      </w:r>
      <w:r>
        <w:rPr>
          <w:noProof/>
        </w:rPr>
        <w:instrText xml:space="preserve"> PAGEREF _Toc301722652 \h </w:instrText>
      </w:r>
      <w:r w:rsidR="0054778A">
        <w:rPr>
          <w:noProof/>
        </w:rPr>
      </w:r>
      <w:r w:rsidR="0054778A">
        <w:rPr>
          <w:noProof/>
        </w:rPr>
        <w:fldChar w:fldCharType="separate"/>
      </w:r>
      <w:r w:rsidR="00B34986">
        <w:rPr>
          <w:noProof/>
        </w:rPr>
        <w:t>22</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3 – </w:t>
      </w:r>
      <w:r w:rsidRPr="00C8099C">
        <w:rPr>
          <w:i/>
          <w:noProof/>
        </w:rPr>
        <w:t>MTDeviceType</w:t>
      </w:r>
      <w:r>
        <w:rPr>
          <w:noProof/>
        </w:rPr>
        <w:t xml:space="preserve"> Definition</w:t>
      </w:r>
      <w:r>
        <w:rPr>
          <w:noProof/>
        </w:rPr>
        <w:tab/>
      </w:r>
      <w:r w:rsidR="0054778A">
        <w:rPr>
          <w:noProof/>
        </w:rPr>
        <w:fldChar w:fldCharType="begin"/>
      </w:r>
      <w:r>
        <w:rPr>
          <w:noProof/>
        </w:rPr>
        <w:instrText xml:space="preserve"> PAGEREF _Toc301722653 \h </w:instrText>
      </w:r>
      <w:r w:rsidR="0054778A">
        <w:rPr>
          <w:noProof/>
        </w:rPr>
      </w:r>
      <w:r w:rsidR="0054778A">
        <w:rPr>
          <w:noProof/>
        </w:rPr>
        <w:fldChar w:fldCharType="separate"/>
      </w:r>
      <w:r w:rsidR="00B34986">
        <w:rPr>
          <w:noProof/>
        </w:rPr>
        <w:t>23</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4 – </w:t>
      </w:r>
      <w:r w:rsidRPr="00C8099C">
        <w:rPr>
          <w:i/>
          <w:noProof/>
        </w:rPr>
        <w:t>MTDataItemType</w:t>
      </w:r>
      <w:r>
        <w:rPr>
          <w:noProof/>
        </w:rPr>
        <w:t xml:space="preserve"> Definition</w:t>
      </w:r>
      <w:r>
        <w:rPr>
          <w:noProof/>
        </w:rPr>
        <w:tab/>
      </w:r>
      <w:r w:rsidR="0054778A">
        <w:rPr>
          <w:noProof/>
        </w:rPr>
        <w:fldChar w:fldCharType="begin"/>
      </w:r>
      <w:r>
        <w:rPr>
          <w:noProof/>
        </w:rPr>
        <w:instrText xml:space="preserve"> PAGEREF _Toc301722654 \h </w:instrText>
      </w:r>
      <w:r w:rsidR="0054778A">
        <w:rPr>
          <w:noProof/>
        </w:rPr>
      </w:r>
      <w:r w:rsidR="0054778A">
        <w:rPr>
          <w:noProof/>
        </w:rPr>
        <w:fldChar w:fldCharType="separate"/>
      </w:r>
      <w:r w:rsidR="00B34986">
        <w:rPr>
          <w:noProof/>
        </w:rPr>
        <w:t>24</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6 – </w:t>
      </w:r>
      <w:r w:rsidRPr="00C8099C">
        <w:rPr>
          <w:i/>
          <w:noProof/>
        </w:rPr>
        <w:t>MTEventDataItemType</w:t>
      </w:r>
      <w:r>
        <w:rPr>
          <w:noProof/>
        </w:rPr>
        <w:t xml:space="preserve"> Definition</w:t>
      </w:r>
      <w:r>
        <w:rPr>
          <w:noProof/>
        </w:rPr>
        <w:tab/>
      </w:r>
      <w:r w:rsidR="0054778A">
        <w:rPr>
          <w:noProof/>
        </w:rPr>
        <w:fldChar w:fldCharType="begin"/>
      </w:r>
      <w:r>
        <w:rPr>
          <w:noProof/>
        </w:rPr>
        <w:instrText xml:space="preserve"> PAGEREF _Toc301722655 \h </w:instrText>
      </w:r>
      <w:r w:rsidR="0054778A">
        <w:rPr>
          <w:noProof/>
        </w:rPr>
      </w:r>
      <w:r w:rsidR="0054778A">
        <w:rPr>
          <w:noProof/>
        </w:rPr>
        <w:fldChar w:fldCharType="separate"/>
      </w:r>
      <w:r w:rsidR="00B34986">
        <w:rPr>
          <w:noProof/>
        </w:rPr>
        <w:t>26</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7 – </w:t>
      </w:r>
      <w:r w:rsidRPr="00C8099C">
        <w:rPr>
          <w:i/>
          <w:noProof/>
        </w:rPr>
        <w:t>MTConditionType</w:t>
      </w:r>
      <w:r>
        <w:rPr>
          <w:noProof/>
        </w:rPr>
        <w:t xml:space="preserve"> Definition</w:t>
      </w:r>
      <w:r>
        <w:rPr>
          <w:noProof/>
        </w:rPr>
        <w:tab/>
      </w:r>
      <w:r w:rsidR="0054778A">
        <w:rPr>
          <w:noProof/>
        </w:rPr>
        <w:fldChar w:fldCharType="begin"/>
      </w:r>
      <w:r>
        <w:rPr>
          <w:noProof/>
        </w:rPr>
        <w:instrText xml:space="preserve"> PAGEREF _Toc301722656 \h </w:instrText>
      </w:r>
      <w:r w:rsidR="0054778A">
        <w:rPr>
          <w:noProof/>
        </w:rPr>
      </w:r>
      <w:r w:rsidR="0054778A">
        <w:rPr>
          <w:noProof/>
        </w:rPr>
        <w:fldChar w:fldCharType="separate"/>
      </w:r>
      <w:r w:rsidR="00B34986">
        <w:rPr>
          <w:noProof/>
        </w:rPr>
        <w:t>27</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 xml:space="preserve">Table 8 – </w:t>
      </w:r>
      <w:r w:rsidRPr="00C8099C">
        <w:rPr>
          <w:i/>
          <w:noProof/>
        </w:rPr>
        <w:t xml:space="preserve">MTConditionClassType </w:t>
      </w:r>
      <w:r>
        <w:rPr>
          <w:noProof/>
        </w:rPr>
        <w:t>Definition</w:t>
      </w:r>
      <w:r>
        <w:rPr>
          <w:noProof/>
        </w:rPr>
        <w:tab/>
      </w:r>
      <w:r w:rsidR="0054778A">
        <w:rPr>
          <w:noProof/>
        </w:rPr>
        <w:fldChar w:fldCharType="begin"/>
      </w:r>
      <w:r>
        <w:rPr>
          <w:noProof/>
        </w:rPr>
        <w:instrText xml:space="preserve"> PAGEREF _Toc301722657 \h </w:instrText>
      </w:r>
      <w:r w:rsidR="0054778A">
        <w:rPr>
          <w:noProof/>
        </w:rPr>
      </w:r>
      <w:r w:rsidR="0054778A">
        <w:rPr>
          <w:noProof/>
        </w:rPr>
        <w:fldChar w:fldCharType="separate"/>
      </w:r>
      <w:r w:rsidR="00B34986">
        <w:rPr>
          <w:noProof/>
        </w:rPr>
        <w:t>28</w:t>
      </w:r>
      <w:r w:rsidR="0054778A">
        <w:rPr>
          <w:noProof/>
        </w:rPr>
        <w:fldChar w:fldCharType="end"/>
      </w:r>
    </w:p>
    <w:p w:rsidR="00121887" w:rsidRDefault="00121887">
      <w:pPr>
        <w:pStyle w:val="TableofFigures"/>
        <w:rPr>
          <w:rFonts w:ascii="Calibri" w:eastAsia="MS Mincho" w:hAnsi="Calibri" w:cs="Times New Roman"/>
          <w:noProof/>
          <w:spacing w:val="0"/>
          <w:sz w:val="22"/>
          <w:szCs w:val="22"/>
          <w:lang w:val="en-US" w:eastAsia="en-US"/>
        </w:rPr>
      </w:pPr>
      <w:r>
        <w:rPr>
          <w:noProof/>
        </w:rPr>
        <w:t>Table 9 – An Example Condition Event</w:t>
      </w:r>
      <w:r>
        <w:rPr>
          <w:noProof/>
        </w:rPr>
        <w:tab/>
      </w:r>
      <w:r w:rsidR="0054778A">
        <w:rPr>
          <w:noProof/>
        </w:rPr>
        <w:fldChar w:fldCharType="begin"/>
      </w:r>
      <w:r>
        <w:rPr>
          <w:noProof/>
        </w:rPr>
        <w:instrText xml:space="preserve"> PAGEREF _Toc301722658 \h </w:instrText>
      </w:r>
      <w:r w:rsidR="0054778A">
        <w:rPr>
          <w:noProof/>
        </w:rPr>
      </w:r>
      <w:r w:rsidR="0054778A">
        <w:rPr>
          <w:noProof/>
        </w:rPr>
        <w:fldChar w:fldCharType="separate"/>
      </w:r>
      <w:r w:rsidR="00B34986">
        <w:rPr>
          <w:noProof/>
        </w:rPr>
        <w:t>30</w:t>
      </w:r>
      <w:r w:rsidR="0054778A">
        <w:rPr>
          <w:noProof/>
        </w:rPr>
        <w:fldChar w:fldCharType="end"/>
      </w:r>
    </w:p>
    <w:p w:rsidR="00121887" w:rsidRDefault="0054778A" w:rsidP="00791001">
      <w:pPr>
        <w:pStyle w:val="TOC1"/>
      </w:pPr>
      <w:r>
        <w:fldChar w:fldCharType="end"/>
      </w:r>
    </w:p>
    <w:p w:rsidR="00121887" w:rsidRPr="00170F03" w:rsidRDefault="00121887" w:rsidP="00791001">
      <w:pPr>
        <w:pStyle w:val="PARAGRAPH"/>
      </w:pPr>
    </w:p>
    <w:p w:rsidR="00121887" w:rsidRPr="00DF636F" w:rsidRDefault="00121887" w:rsidP="00791001">
      <w:pPr>
        <w:pStyle w:val="DocumentTitle"/>
      </w:pPr>
      <w:r>
        <w:rPr>
          <w:rFonts w:ascii="Helvetica" w:hAnsi="Helvetica"/>
          <w:caps/>
        </w:rPr>
        <w:br w:type="page"/>
      </w:r>
    </w:p>
    <w:p w:rsidR="00121887" w:rsidRPr="00DF636F" w:rsidRDefault="00121887" w:rsidP="00361418">
      <w:pPr>
        <w:pStyle w:val="DocumentTitle"/>
      </w:pPr>
    </w:p>
    <w:p w:rsidR="00121887" w:rsidRDefault="00121887" w:rsidP="0052053D"/>
    <w:p w:rsidR="00121887" w:rsidRDefault="00121887" w:rsidP="0052053D">
      <w:pPr>
        <w:pStyle w:val="Heading1"/>
      </w:pPr>
      <w:bookmarkStart w:id="1" w:name="_Toc294330401"/>
      <w:bookmarkStart w:id="2" w:name="_Toc301722606"/>
      <w:r>
        <w:t>Introduction</w:t>
      </w:r>
      <w:bookmarkEnd w:id="1"/>
      <w:bookmarkEnd w:id="2"/>
    </w:p>
    <w:p w:rsidR="00121887" w:rsidRPr="0037499C" w:rsidRDefault="00121887" w:rsidP="00C26F2F">
      <w:pPr>
        <w:pStyle w:val="Heading2"/>
      </w:pPr>
      <w:bookmarkStart w:id="3" w:name="_Toc294330402"/>
      <w:bookmarkStart w:id="4" w:name="_Toc301722607"/>
      <w:r w:rsidRPr="0037499C">
        <w:t>Background</w:t>
      </w:r>
      <w:bookmarkEnd w:id="3"/>
      <w:bookmarkEnd w:id="4"/>
    </w:p>
    <w:p w:rsidR="00121887" w:rsidRPr="001D4122" w:rsidRDefault="00121887" w:rsidP="001D4122">
      <w:pPr>
        <w:rPr>
          <w:szCs w:val="24"/>
        </w:rPr>
      </w:pPr>
      <w:r w:rsidRPr="001D4122">
        <w:rPr>
          <w:szCs w:val="24"/>
        </w:rPr>
        <w:t>In September 2010, the OPC Foundation and the MTConnect Institute signed a memorandum of understanding to provide a mechanism for OPC and MTConnect to collaborate to extend the reach of the existing manufacturing data exchange standards and implementation technologies in order to:</w:t>
      </w:r>
    </w:p>
    <w:p w:rsidR="00121887" w:rsidRPr="001D4122" w:rsidRDefault="00121887" w:rsidP="00F64C6A">
      <w:pPr>
        <w:pStyle w:val="ListParagraph"/>
        <w:numPr>
          <w:ilvl w:val="0"/>
          <w:numId w:val="22"/>
        </w:numPr>
        <w:contextualSpacing w:val="0"/>
        <w:rPr>
          <w:szCs w:val="24"/>
        </w:rPr>
      </w:pPr>
      <w:r w:rsidRPr="001D4122">
        <w:rPr>
          <w:szCs w:val="24"/>
        </w:rPr>
        <w:t>Evolve the existing standards for each organization to provide complete manufacturing technology interoperability.</w:t>
      </w:r>
    </w:p>
    <w:p w:rsidR="00121887" w:rsidRPr="001D4122" w:rsidRDefault="00121887" w:rsidP="00F64C6A">
      <w:pPr>
        <w:pStyle w:val="ListParagraph"/>
        <w:numPr>
          <w:ilvl w:val="0"/>
          <w:numId w:val="22"/>
        </w:numPr>
        <w:contextualSpacing w:val="0"/>
        <w:rPr>
          <w:szCs w:val="24"/>
        </w:rPr>
      </w:pPr>
      <w:r w:rsidRPr="001D4122">
        <w:rPr>
          <w:szCs w:val="24"/>
        </w:rPr>
        <w:t>Provide the mechanism for continuous improvement of standards and specifications overseen by each body.</w:t>
      </w:r>
    </w:p>
    <w:p w:rsidR="00121887" w:rsidRPr="001D4122" w:rsidRDefault="00121887" w:rsidP="00F64C6A">
      <w:pPr>
        <w:pStyle w:val="ListParagraph"/>
        <w:numPr>
          <w:ilvl w:val="0"/>
          <w:numId w:val="22"/>
        </w:numPr>
        <w:contextualSpacing w:val="0"/>
        <w:rPr>
          <w:szCs w:val="24"/>
        </w:rPr>
      </w:pPr>
      <w:r w:rsidRPr="001D4122">
        <w:rPr>
          <w:szCs w:val="24"/>
        </w:rPr>
        <w:t xml:space="preserve">Work directly with the end users and suppliers of technology and manufacturing. </w:t>
      </w:r>
    </w:p>
    <w:p w:rsidR="00121887" w:rsidRPr="001D4122" w:rsidRDefault="00121887" w:rsidP="00F64C6A">
      <w:pPr>
        <w:pStyle w:val="ListParagraph"/>
        <w:numPr>
          <w:ilvl w:val="0"/>
          <w:numId w:val="22"/>
        </w:numPr>
        <w:contextualSpacing w:val="0"/>
        <w:rPr>
          <w:szCs w:val="24"/>
        </w:rPr>
      </w:pPr>
      <w:r w:rsidRPr="001D4122">
        <w:rPr>
          <w:szCs w:val="24"/>
        </w:rPr>
        <w:t>Provide a coordinating function to exchange insights, identify overlaps, and harmonize work where appropriate.</w:t>
      </w:r>
    </w:p>
    <w:p w:rsidR="00121887" w:rsidRPr="001D4122" w:rsidRDefault="00121887" w:rsidP="00F64C6A">
      <w:pPr>
        <w:pStyle w:val="ListParagraph"/>
        <w:numPr>
          <w:ilvl w:val="0"/>
          <w:numId w:val="22"/>
        </w:numPr>
        <w:rPr>
          <w:szCs w:val="24"/>
        </w:rPr>
      </w:pPr>
      <w:r w:rsidRPr="001D4122">
        <w:rPr>
          <w:szCs w:val="24"/>
        </w:rPr>
        <w:t>Facilitate clear communication and education for users and others concerning possible overlaps and the ways the standards and specifications can be used.</w:t>
      </w:r>
    </w:p>
    <w:p w:rsidR="00121887" w:rsidRPr="001D4122" w:rsidRDefault="00121887" w:rsidP="001D4122">
      <w:pPr>
        <w:rPr>
          <w:szCs w:val="24"/>
        </w:rPr>
      </w:pPr>
      <w:r w:rsidRPr="001D4122">
        <w:rPr>
          <w:szCs w:val="24"/>
        </w:rPr>
        <w:t>Provide a solid foundation to develop and deliver specifications, technology and processes to facilitate adoption of the technology into real products.</w:t>
      </w:r>
    </w:p>
    <w:p w:rsidR="00121887" w:rsidRPr="001D4122" w:rsidRDefault="00121887" w:rsidP="001D4122">
      <w:pPr>
        <w:rPr>
          <w:rFonts w:cs="Calibri"/>
          <w:color w:val="000000"/>
          <w:szCs w:val="24"/>
        </w:rPr>
      </w:pPr>
      <w:r w:rsidRPr="001D4122">
        <w:rPr>
          <w:szCs w:val="24"/>
        </w:rPr>
        <w:t xml:space="preserve">The outcome of that agreement is </w:t>
      </w:r>
      <w:r>
        <w:rPr>
          <w:szCs w:val="24"/>
        </w:rPr>
        <w:t>this</w:t>
      </w:r>
      <w:r w:rsidRPr="001D4122">
        <w:rPr>
          <w:szCs w:val="24"/>
        </w:rPr>
        <w:t xml:space="preserve"> companion specification called MTConnect-OPC UA.  MTConnect-OPC UA is a set of companion specifications to ensure interoperability and consistency between MTConnect specifications and </w:t>
      </w:r>
      <w:r w:rsidR="00D37A91">
        <w:rPr>
          <w:szCs w:val="24"/>
        </w:rPr>
        <w:t xml:space="preserve">the </w:t>
      </w:r>
      <w:r w:rsidRPr="001D4122">
        <w:rPr>
          <w:szCs w:val="24"/>
        </w:rPr>
        <w:t xml:space="preserve">OPC </w:t>
      </w:r>
      <w:r w:rsidR="00D37A91">
        <w:rPr>
          <w:szCs w:val="24"/>
        </w:rPr>
        <w:t xml:space="preserve">Unified Architecture (UA) </w:t>
      </w:r>
      <w:r w:rsidRPr="001D4122">
        <w:rPr>
          <w:szCs w:val="24"/>
        </w:rPr>
        <w:t>specifications, as well as the manufacturing technology equipment, devices, software or other products that implement those standards.</w:t>
      </w:r>
    </w:p>
    <w:p w:rsidR="00121887" w:rsidRPr="0037499C" w:rsidRDefault="00121887" w:rsidP="00C26F2F">
      <w:pPr>
        <w:pStyle w:val="Heading2"/>
      </w:pPr>
      <w:bookmarkStart w:id="5" w:name="_Toc294330403"/>
      <w:bookmarkStart w:id="6" w:name="_Toc301722608"/>
      <w:r w:rsidRPr="0037499C">
        <w:t>MTConnect-OPC UA Goals</w:t>
      </w:r>
      <w:bookmarkEnd w:id="5"/>
      <w:bookmarkEnd w:id="6"/>
    </w:p>
    <w:p w:rsidR="00121887" w:rsidRPr="0037499C" w:rsidRDefault="00121887" w:rsidP="001D4122">
      <w:r w:rsidRPr="0037499C">
        <w:t>MTConnect-OPC UA is designed with all of the following first-class goals in mind, in the interest of wide and rapid adoption by vendors of equipment and software:</w:t>
      </w:r>
    </w:p>
    <w:p w:rsidR="00121887" w:rsidRPr="0037499C" w:rsidRDefault="00121887" w:rsidP="00F64C6A">
      <w:pPr>
        <w:pStyle w:val="ListParagraph"/>
        <w:numPr>
          <w:ilvl w:val="0"/>
          <w:numId w:val="23"/>
        </w:numPr>
        <w:contextualSpacing w:val="0"/>
      </w:pPr>
      <w:r w:rsidRPr="001D4122">
        <w:rPr>
          <w:i/>
        </w:rPr>
        <w:t>Incremental adoption</w:t>
      </w:r>
      <w:r w:rsidRPr="0037499C">
        <w:t>—the technical barrier to MTConnect-OPC UA enablement will be greatly reduced with this companion specification and the source code and binaries available in the MTConnect-OPC UA reference port</w:t>
      </w:r>
    </w:p>
    <w:p w:rsidR="00121887" w:rsidRPr="0037499C" w:rsidRDefault="00121887" w:rsidP="00F64C6A">
      <w:pPr>
        <w:pStyle w:val="ListParagraph"/>
        <w:numPr>
          <w:ilvl w:val="0"/>
          <w:numId w:val="23"/>
        </w:numPr>
        <w:contextualSpacing w:val="0"/>
      </w:pPr>
      <w:r w:rsidRPr="001D4122">
        <w:rPr>
          <w:i/>
        </w:rPr>
        <w:lastRenderedPageBreak/>
        <w:t>Evolution</w:t>
      </w:r>
      <w:r w:rsidRPr="0037499C">
        <w:t>—MTConnect-OPC UA can incrementally evolve without jeopardizing backwards compatibility of previous MTConnect-OPC UA versions.</w:t>
      </w:r>
    </w:p>
    <w:p w:rsidR="00121887" w:rsidRDefault="00121887" w:rsidP="00F64C6A">
      <w:pPr>
        <w:pStyle w:val="ListParagraph"/>
        <w:numPr>
          <w:ilvl w:val="0"/>
          <w:numId w:val="23"/>
        </w:numPr>
        <w:contextualSpacing w:val="0"/>
      </w:pPr>
      <w:r w:rsidRPr="001D4122">
        <w:rPr>
          <w:i/>
        </w:rPr>
        <w:t>Customizability</w:t>
      </w:r>
      <w:r w:rsidRPr="0037499C">
        <w:t>—MTConnect-OPC UA’s extensibility makes it easy to create value-added software and tools that are machine-specific or installation-specific, without jeopardizing compatibility with other equipment or software.</w:t>
      </w:r>
    </w:p>
    <w:p w:rsidR="00121887" w:rsidRPr="0037499C" w:rsidRDefault="00121887" w:rsidP="00F64C6A">
      <w:pPr>
        <w:pStyle w:val="ListParagraph"/>
        <w:numPr>
          <w:ilvl w:val="0"/>
          <w:numId w:val="23"/>
        </w:numPr>
        <w:contextualSpacing w:val="0"/>
      </w:pPr>
      <w:r w:rsidRPr="001D4122">
        <w:rPr>
          <w:i/>
        </w:rPr>
        <w:t>Non-proprietary—</w:t>
      </w:r>
      <w:r w:rsidRPr="0037499C">
        <w:t>built on open standards, backed by both the OPC Foundation and the MTConnect Institute which represents hundreds of companies, individuals, government organizations and non-profits all working toward the goal of increased productivity in the manufacturing arena.</w:t>
      </w:r>
    </w:p>
    <w:p w:rsidR="00121887" w:rsidRPr="00EE2638" w:rsidRDefault="00121887" w:rsidP="00C26F2F">
      <w:pPr>
        <w:pStyle w:val="Heading2"/>
      </w:pPr>
      <w:bookmarkStart w:id="7" w:name="_Toc294330404"/>
      <w:bookmarkStart w:id="8" w:name="_Toc301722609"/>
      <w:r w:rsidRPr="00EE2638">
        <w:t xml:space="preserve">Who Will Find Benefit from this </w:t>
      </w:r>
      <w:r>
        <w:t>Specification?</w:t>
      </w:r>
      <w:bookmarkEnd w:id="7"/>
      <w:bookmarkEnd w:id="8"/>
    </w:p>
    <w:p w:rsidR="00121887" w:rsidRPr="0037499C" w:rsidRDefault="00121887" w:rsidP="00B161A4">
      <w:pPr>
        <w:rPr>
          <w:rFonts w:cs="Calibri"/>
        </w:rPr>
      </w:pPr>
      <w:r w:rsidRPr="0037499C">
        <w:rPr>
          <w:rFonts w:cs="Calibri"/>
        </w:rPr>
        <w:t>To adopt the MTConnect-OPC UA one will need to have a clear understanding of both MTConnect and OPC.  From the technical side, we will discuss MTConnect-OPC UA from:</w:t>
      </w:r>
    </w:p>
    <w:p w:rsidR="00121887" w:rsidRPr="0037499C" w:rsidRDefault="00121887" w:rsidP="00F64C6A">
      <w:pPr>
        <w:pStyle w:val="ListParagraph"/>
        <w:numPr>
          <w:ilvl w:val="0"/>
          <w:numId w:val="21"/>
        </w:numPr>
        <w:contextualSpacing w:val="0"/>
        <w:rPr>
          <w:rFonts w:cs="Calibri"/>
        </w:rPr>
      </w:pPr>
      <w:r w:rsidRPr="0037499C">
        <w:rPr>
          <w:rFonts w:cs="Calibri"/>
        </w:rPr>
        <w:t xml:space="preserve">The backend or OPC UA Server and MTConnect </w:t>
      </w:r>
      <w:r w:rsidR="00C906F2">
        <w:rPr>
          <w:rFonts w:cs="Calibri"/>
        </w:rPr>
        <w:t>a</w:t>
      </w:r>
      <w:r w:rsidRPr="0037499C">
        <w:rPr>
          <w:rFonts w:cs="Calibri"/>
        </w:rPr>
        <w:t>gent/adapter architecture.</w:t>
      </w:r>
    </w:p>
    <w:p w:rsidR="00121887" w:rsidRPr="0037499C" w:rsidRDefault="00121887" w:rsidP="00F64C6A">
      <w:pPr>
        <w:pStyle w:val="ListParagraph"/>
        <w:numPr>
          <w:ilvl w:val="0"/>
          <w:numId w:val="21"/>
        </w:numPr>
        <w:contextualSpacing w:val="0"/>
        <w:rPr>
          <w:rFonts w:cs="Calibri"/>
        </w:rPr>
      </w:pPr>
      <w:r w:rsidRPr="0037499C">
        <w:rPr>
          <w:rFonts w:cs="Calibri"/>
        </w:rPr>
        <w:t>The client or software application side, we will discuss how one develops an application that is MTConnect-OPC UA enabled.</w:t>
      </w:r>
    </w:p>
    <w:p w:rsidR="00121887" w:rsidRDefault="00121887" w:rsidP="00E82453">
      <w:pPr>
        <w:rPr>
          <w:rFonts w:cs="Calibri"/>
        </w:rPr>
      </w:pPr>
      <w:r w:rsidRPr="0037499C">
        <w:rPr>
          <w:rFonts w:cs="Calibri"/>
        </w:rPr>
        <w:t>From the business side, we will reference a companion business MTConnect-OPC UA white paper that addresses the concerns from the owners and top management of the business as well as the operations and en</w:t>
      </w:r>
      <w:r>
        <w:rPr>
          <w:rFonts w:cs="Calibri"/>
        </w:rPr>
        <w:t>gineering management.</w:t>
      </w:r>
      <w:r w:rsidRPr="0037499C">
        <w:rPr>
          <w:rFonts w:cs="Calibri"/>
        </w:rPr>
        <w:t xml:space="preserve">  It is the objective of this white paper to provide information primarily to those MTConnect and OPC UA software developers.  We do not make assumptions about the level of programming expertise beyond what would be considered to be “reasonable” level of expertise.   It is for this reason that we include enough details about both MTConnect and OPC UA to </w:t>
      </w:r>
      <w:r>
        <w:rPr>
          <w:rFonts w:cs="Calibri"/>
        </w:rPr>
        <w:t>provide the ability to implement this companion specification</w:t>
      </w:r>
      <w:r w:rsidRPr="00E017BC">
        <w:rPr>
          <w:rFonts w:cs="Calibri"/>
        </w:rPr>
        <w:t xml:space="preserve"> </w:t>
      </w:r>
      <w:r>
        <w:rPr>
          <w:rFonts w:cs="Calibri"/>
        </w:rPr>
        <w:t xml:space="preserve">without </w:t>
      </w:r>
      <w:r w:rsidRPr="0037499C">
        <w:rPr>
          <w:rFonts w:cs="Calibri"/>
        </w:rPr>
        <w:t>having references back to other documents</w:t>
      </w:r>
      <w:r>
        <w:rPr>
          <w:rFonts w:cs="Calibri"/>
        </w:rPr>
        <w:t xml:space="preserve">.  </w:t>
      </w:r>
      <w:r w:rsidRPr="0037499C">
        <w:rPr>
          <w:rFonts w:cs="Calibri"/>
        </w:rPr>
        <w:t>However, the OPC and MTConnect standards are critical and become much more meaningful with the appropriate overview from this document.</w:t>
      </w:r>
    </w:p>
    <w:p w:rsidR="00121887" w:rsidRDefault="00121887" w:rsidP="00C26F2F">
      <w:pPr>
        <w:pStyle w:val="Heading2"/>
      </w:pPr>
      <w:bookmarkStart w:id="9" w:name="_Toc248992521"/>
      <w:bookmarkStart w:id="10" w:name="_Toc294330405"/>
      <w:bookmarkStart w:id="11" w:name="_Toc301722610"/>
      <w:r w:rsidRPr="0037499C">
        <w:t>Reference</w:t>
      </w:r>
      <w:bookmarkEnd w:id="9"/>
      <w:r>
        <w:t>s</w:t>
      </w:r>
      <w:bookmarkEnd w:id="10"/>
      <w:bookmarkEnd w:id="11"/>
    </w:p>
    <w:p w:rsidR="00121887" w:rsidRDefault="00121887" w:rsidP="00E017BC">
      <w:pPr>
        <w:pStyle w:val="Heading3"/>
      </w:pPr>
      <w:r>
        <w:t>OPC Foundation</w:t>
      </w:r>
    </w:p>
    <w:p w:rsidR="00D37A91" w:rsidRPr="00D37A91" w:rsidRDefault="00D37A91" w:rsidP="00D37A91">
      <w:r>
        <w:t xml:space="preserve">The following specifications from the OPC foundation are referenced by this specification.  The OPC Foundation also provides addition specification for other related topics such as historical data. For these additional specifications see </w:t>
      </w:r>
      <w:hyperlink r:id="rId10" w:history="1">
        <w:r w:rsidRPr="00ED6F20">
          <w:rPr>
            <w:rStyle w:val="Hyperlink"/>
          </w:rPr>
          <w:t>http://www.opcfounadtion.org</w:t>
        </w:r>
      </w:hyperlink>
      <w:r>
        <w:t xml:space="preserve"> .</w:t>
      </w:r>
    </w:p>
    <w:p w:rsidR="00121887" w:rsidRPr="0037499C" w:rsidRDefault="00121887" w:rsidP="001D4122">
      <w:bookmarkStart w:id="12" w:name="UAPart1"/>
      <w:r w:rsidRPr="0037499C">
        <w:t>[UA Part 1]</w:t>
      </w:r>
      <w:bookmarkEnd w:id="12"/>
      <w:r w:rsidRPr="0037499C">
        <w:tab/>
        <w:t>OPC UA Specification: Part 1 – Concepts</w:t>
      </w:r>
    </w:p>
    <w:p w:rsidR="00121887" w:rsidRPr="0037499C" w:rsidRDefault="0054778A" w:rsidP="00316F3D">
      <w:pPr>
        <w:ind w:firstLine="720"/>
      </w:pPr>
      <w:hyperlink r:id="rId11" w:history="1">
        <w:r w:rsidR="00121887" w:rsidRPr="0037499C">
          <w:rPr>
            <w:rStyle w:val="Hyperlink"/>
            <w:rFonts w:cs="Calibri"/>
          </w:rPr>
          <w:t>http://www.opcfoundation.org/UA/Part1/</w:t>
        </w:r>
      </w:hyperlink>
    </w:p>
    <w:p w:rsidR="00121887" w:rsidRPr="0037499C" w:rsidRDefault="00121887" w:rsidP="001D4122">
      <w:bookmarkStart w:id="13" w:name="UAPart2"/>
      <w:r w:rsidRPr="0037499C">
        <w:lastRenderedPageBreak/>
        <w:t>[UA Part 2]</w:t>
      </w:r>
      <w:bookmarkEnd w:id="13"/>
      <w:r w:rsidRPr="0037499C">
        <w:tab/>
        <w:t>OPC UA Specification: Part 2 – Security Model</w:t>
      </w:r>
    </w:p>
    <w:p w:rsidR="00121887" w:rsidRPr="0037499C" w:rsidRDefault="0054778A" w:rsidP="00316F3D">
      <w:pPr>
        <w:ind w:firstLine="720"/>
      </w:pPr>
      <w:hyperlink r:id="rId12" w:history="1">
        <w:r w:rsidR="00121887" w:rsidRPr="0037499C">
          <w:rPr>
            <w:rStyle w:val="Hyperlink"/>
            <w:rFonts w:cs="Calibri"/>
          </w:rPr>
          <w:t>http://www.opcfoundation.org/UA/Part2/</w:t>
        </w:r>
      </w:hyperlink>
    </w:p>
    <w:p w:rsidR="00121887" w:rsidRPr="0037499C" w:rsidRDefault="00121887" w:rsidP="001D4122">
      <w:bookmarkStart w:id="14" w:name="UAPart3"/>
      <w:r w:rsidRPr="0037499C">
        <w:t>[UA Part 3]</w:t>
      </w:r>
      <w:bookmarkEnd w:id="14"/>
      <w:r w:rsidRPr="0037499C">
        <w:tab/>
        <w:t>OPC UA Specification: Part 3 – Address Space Model</w:t>
      </w:r>
    </w:p>
    <w:p w:rsidR="00121887" w:rsidRPr="0037499C" w:rsidRDefault="0054778A" w:rsidP="00316F3D">
      <w:pPr>
        <w:ind w:firstLine="720"/>
      </w:pPr>
      <w:hyperlink r:id="rId13" w:history="1">
        <w:r w:rsidR="00121887" w:rsidRPr="0037499C">
          <w:rPr>
            <w:rStyle w:val="Hyperlink"/>
            <w:rFonts w:cs="Calibri"/>
          </w:rPr>
          <w:t>http://www.opcfoundation.org/UA/Part3/</w:t>
        </w:r>
      </w:hyperlink>
    </w:p>
    <w:p w:rsidR="00121887" w:rsidRPr="0037499C" w:rsidRDefault="00121887" w:rsidP="001D4122">
      <w:bookmarkStart w:id="15" w:name="UAPart4"/>
      <w:r w:rsidRPr="0037499C">
        <w:rPr>
          <w:rFonts w:eastAsia="MS Mincho"/>
          <w:lang w:eastAsia="ja-JP"/>
        </w:rPr>
        <w:t>[UA Part 4]</w:t>
      </w:r>
      <w:bookmarkEnd w:id="15"/>
      <w:r w:rsidRPr="0037499C">
        <w:rPr>
          <w:rFonts w:eastAsia="MS Mincho"/>
          <w:lang w:eastAsia="ja-JP"/>
        </w:rPr>
        <w:tab/>
        <w:t>O</w:t>
      </w:r>
      <w:r w:rsidRPr="0037499C">
        <w:t>PC UA S</w:t>
      </w:r>
      <w:r>
        <w:t>pecification: Part 4 – Services</w:t>
      </w:r>
    </w:p>
    <w:p w:rsidR="00121887" w:rsidRPr="0037499C" w:rsidRDefault="0054778A" w:rsidP="00316F3D">
      <w:pPr>
        <w:ind w:firstLine="720"/>
      </w:pPr>
      <w:hyperlink r:id="rId14" w:history="1">
        <w:r w:rsidR="00121887" w:rsidRPr="0037499C">
          <w:rPr>
            <w:rStyle w:val="Hyperlink"/>
            <w:rFonts w:cs="Calibri"/>
          </w:rPr>
          <w:t>http://www.opcfoundation.org/UA/Part4/</w:t>
        </w:r>
      </w:hyperlink>
    </w:p>
    <w:p w:rsidR="00121887" w:rsidRPr="0037499C" w:rsidRDefault="00121887" w:rsidP="001D4122">
      <w:bookmarkStart w:id="16" w:name="UAPart5"/>
      <w:r w:rsidRPr="0037499C">
        <w:t>[UA Part 5]</w:t>
      </w:r>
      <w:bookmarkEnd w:id="16"/>
      <w:r w:rsidRPr="0037499C">
        <w:tab/>
        <w:t>OPC UA Specification: Part 5 – Information Model</w:t>
      </w:r>
    </w:p>
    <w:p w:rsidR="00121887" w:rsidRPr="0037499C" w:rsidRDefault="0054778A" w:rsidP="00316F3D">
      <w:pPr>
        <w:ind w:firstLine="720"/>
      </w:pPr>
      <w:hyperlink r:id="rId15" w:history="1">
        <w:r w:rsidR="00121887" w:rsidRPr="0037499C">
          <w:rPr>
            <w:rStyle w:val="Hyperlink"/>
            <w:rFonts w:cs="Calibri"/>
          </w:rPr>
          <w:t>http://www.opcfoundation.org/UA/Part5/</w:t>
        </w:r>
      </w:hyperlink>
    </w:p>
    <w:p w:rsidR="00121887" w:rsidRPr="0037499C" w:rsidRDefault="00121887" w:rsidP="001D4122">
      <w:bookmarkStart w:id="17" w:name="UAPart6"/>
      <w:r w:rsidRPr="0037499C">
        <w:t>[UA Part 6]</w:t>
      </w:r>
      <w:bookmarkEnd w:id="17"/>
      <w:r w:rsidRPr="0037499C">
        <w:tab/>
        <w:t>OPC UA Specification: Part 6 – Mappings</w:t>
      </w:r>
    </w:p>
    <w:p w:rsidR="00121887" w:rsidRPr="0037499C" w:rsidRDefault="0054778A" w:rsidP="00316F3D">
      <w:pPr>
        <w:ind w:firstLine="720"/>
      </w:pPr>
      <w:hyperlink r:id="rId16" w:history="1">
        <w:r w:rsidR="00121887" w:rsidRPr="0037499C">
          <w:rPr>
            <w:rStyle w:val="Hyperlink"/>
            <w:rFonts w:cs="Calibri"/>
          </w:rPr>
          <w:t>http://www.opcfoundation.org/UA/Part6/</w:t>
        </w:r>
      </w:hyperlink>
    </w:p>
    <w:p w:rsidR="00121887" w:rsidRPr="0037499C" w:rsidRDefault="00121887" w:rsidP="001D4122">
      <w:bookmarkStart w:id="18" w:name="UAPart7"/>
      <w:r w:rsidRPr="0037499C">
        <w:t>[UA Part 7]</w:t>
      </w:r>
      <w:bookmarkEnd w:id="18"/>
      <w:r w:rsidRPr="0037499C">
        <w:tab/>
        <w:t>OPC UA Specification: Part 7 – Profiles</w:t>
      </w:r>
    </w:p>
    <w:p w:rsidR="00121887" w:rsidRPr="0037499C" w:rsidRDefault="0054778A" w:rsidP="00316F3D">
      <w:pPr>
        <w:ind w:firstLine="720"/>
      </w:pPr>
      <w:hyperlink r:id="rId17" w:history="1">
        <w:r w:rsidR="00121887" w:rsidRPr="0037499C">
          <w:rPr>
            <w:rStyle w:val="Hyperlink"/>
            <w:rFonts w:cs="Calibri"/>
          </w:rPr>
          <w:t>http://www.opcfoundation.org/UA/Part7/</w:t>
        </w:r>
      </w:hyperlink>
    </w:p>
    <w:p w:rsidR="00121887" w:rsidRPr="0037499C" w:rsidRDefault="00121887" w:rsidP="001D4122">
      <w:bookmarkStart w:id="19" w:name="UAPart8"/>
      <w:r w:rsidRPr="0037499C">
        <w:t>[UA Part 8]</w:t>
      </w:r>
      <w:bookmarkEnd w:id="19"/>
      <w:r w:rsidRPr="0037499C">
        <w:tab/>
        <w:t>OPC UA Specification: Part 8 – Data Access</w:t>
      </w:r>
    </w:p>
    <w:p w:rsidR="00121887" w:rsidRPr="0037499C" w:rsidRDefault="0054778A" w:rsidP="00316F3D">
      <w:pPr>
        <w:ind w:firstLine="720"/>
      </w:pPr>
      <w:hyperlink r:id="rId18" w:history="1">
        <w:r w:rsidR="00121887" w:rsidRPr="0037499C">
          <w:rPr>
            <w:rStyle w:val="Hyperlink"/>
            <w:rFonts w:cs="Calibri"/>
          </w:rPr>
          <w:t>http://www.opcfoundation.org/UA/Part8/</w:t>
        </w:r>
      </w:hyperlink>
    </w:p>
    <w:p w:rsidR="00121887" w:rsidRPr="0037499C" w:rsidRDefault="00121887" w:rsidP="001D4122">
      <w:bookmarkStart w:id="20" w:name="UAPart9"/>
      <w:r w:rsidRPr="0037499C">
        <w:t>[UA Part 9]</w:t>
      </w:r>
      <w:bookmarkEnd w:id="20"/>
      <w:r w:rsidRPr="0037499C">
        <w:tab/>
        <w:t>OPC UA Specification: Part 9 – Alarms and Conditions</w:t>
      </w:r>
    </w:p>
    <w:p w:rsidR="00121887" w:rsidRPr="0037499C" w:rsidRDefault="0054778A" w:rsidP="00316F3D">
      <w:pPr>
        <w:ind w:firstLine="720"/>
      </w:pPr>
      <w:hyperlink r:id="rId19" w:history="1">
        <w:r w:rsidR="00121887" w:rsidRPr="0037499C">
          <w:rPr>
            <w:rStyle w:val="Hyperlink"/>
            <w:rFonts w:cs="Calibri"/>
          </w:rPr>
          <w:t>http://www.opcfoundation.org/UA/Part9/</w:t>
        </w:r>
      </w:hyperlink>
    </w:p>
    <w:p w:rsidR="00121887" w:rsidRPr="0037499C" w:rsidRDefault="00121887" w:rsidP="001D4122">
      <w:bookmarkStart w:id="21" w:name="UA_DI"/>
      <w:r w:rsidRPr="0037499C">
        <w:t>[UA DI]</w:t>
      </w:r>
      <w:bookmarkEnd w:id="21"/>
      <w:r w:rsidRPr="0037499C">
        <w:tab/>
      </w:r>
      <w:r w:rsidRPr="0037499C">
        <w:tab/>
        <w:t>OPC UA: Devices (DI) Companion Specification.</w:t>
      </w:r>
    </w:p>
    <w:p w:rsidR="00121887" w:rsidRDefault="0054778A" w:rsidP="00316F3D">
      <w:pPr>
        <w:ind w:firstLine="720"/>
      </w:pPr>
      <w:hyperlink r:id="rId20" w:history="1">
        <w:r w:rsidR="00121887" w:rsidRPr="0037499C">
          <w:rPr>
            <w:rStyle w:val="Hyperlink"/>
            <w:rFonts w:cs="Calibri"/>
          </w:rPr>
          <w:t>http://www.opcfoundation.org/UA/DI/</w:t>
        </w:r>
      </w:hyperlink>
    </w:p>
    <w:p w:rsidR="003A095C" w:rsidRPr="0037499C" w:rsidRDefault="003A095C" w:rsidP="003A095C">
      <w:r w:rsidRPr="0037499C">
        <w:t>[</w:t>
      </w:r>
      <w:bookmarkStart w:id="22" w:name="UA_PLCOpen"/>
      <w:r w:rsidRPr="0037499C">
        <w:t>UA </w:t>
      </w:r>
      <w:proofErr w:type="spellStart"/>
      <w:r>
        <w:t>PLCOpen</w:t>
      </w:r>
      <w:bookmarkEnd w:id="22"/>
      <w:proofErr w:type="spellEnd"/>
      <w:r w:rsidRPr="0037499C">
        <w:t xml:space="preserve">] </w:t>
      </w:r>
      <w:r w:rsidRPr="003A095C">
        <w:t>OPC UA</w:t>
      </w:r>
      <w:r>
        <w:t>:</w:t>
      </w:r>
      <w:r w:rsidRPr="003A095C">
        <w:t xml:space="preserve"> For IEC 61131-3 1.00 Companion Specification</w:t>
      </w:r>
      <w:r w:rsidRPr="0037499C">
        <w:t>.</w:t>
      </w:r>
    </w:p>
    <w:p w:rsidR="003A095C" w:rsidRDefault="0054778A" w:rsidP="003A095C">
      <w:pPr>
        <w:ind w:firstLine="720"/>
      </w:pPr>
      <w:hyperlink r:id="rId21" w:history="1">
        <w:r w:rsidR="003A095C" w:rsidRPr="00421CDB">
          <w:rPr>
            <w:rStyle w:val="Hyperlink"/>
            <w:rFonts w:cs="Calibri"/>
          </w:rPr>
          <w:t>http://www.opcfoundation.org/UA/PLCOpen/</w:t>
        </w:r>
      </w:hyperlink>
    </w:p>
    <w:p w:rsidR="00D37A91" w:rsidRDefault="00D37A91" w:rsidP="00316F3D">
      <w:pPr>
        <w:ind w:firstLine="720"/>
        <w:rPr>
          <w:rStyle w:val="Hyperlink"/>
          <w:rFonts w:cs="Calibri"/>
        </w:rPr>
      </w:pPr>
    </w:p>
    <w:p w:rsidR="00121887" w:rsidRDefault="00121887" w:rsidP="00D37A91">
      <w:pPr>
        <w:pStyle w:val="Heading3"/>
      </w:pPr>
      <w:r>
        <w:t>MTConnect Institute</w:t>
      </w:r>
    </w:p>
    <w:p w:rsidR="00D37A91" w:rsidRPr="00D37A91" w:rsidRDefault="003A095C" w:rsidP="00D37A91">
      <w:r>
        <w:t>The following specifications from MTConnect are referenced by this specification.</w:t>
      </w:r>
    </w:p>
    <w:p w:rsidR="00121887" w:rsidRPr="0037499C" w:rsidRDefault="00121887" w:rsidP="001D4122">
      <w:bookmarkStart w:id="23" w:name="MTPart1"/>
      <w:r w:rsidRPr="0037499C">
        <w:t>[MT Part 1]</w:t>
      </w:r>
      <w:bookmarkEnd w:id="23"/>
      <w:r w:rsidRPr="0037499C">
        <w:tab/>
        <w:t>MTConnect® Standard:</w:t>
      </w:r>
      <w:r w:rsidR="009736A9">
        <w:t xml:space="preserve"> Part 1 – Overview, Version 1.1</w:t>
      </w:r>
    </w:p>
    <w:p w:rsidR="00121887" w:rsidRPr="0037499C" w:rsidRDefault="0054778A" w:rsidP="00316F3D">
      <w:pPr>
        <w:ind w:firstLine="720"/>
      </w:pPr>
      <w:hyperlink r:id="rId22" w:history="1">
        <w:r w:rsidR="00121887" w:rsidRPr="0037499C">
          <w:rPr>
            <w:rStyle w:val="Hyperlink"/>
            <w:rFonts w:cs="Calibri"/>
          </w:rPr>
          <w:t>http://www.mtconnect.org</w:t>
        </w:r>
      </w:hyperlink>
    </w:p>
    <w:p w:rsidR="00121887" w:rsidRPr="0037499C" w:rsidRDefault="00121887" w:rsidP="001D4122">
      <w:bookmarkStart w:id="24" w:name="MTPart2"/>
      <w:r w:rsidRPr="0037499C">
        <w:t>[MT Part 2]</w:t>
      </w:r>
      <w:bookmarkEnd w:id="24"/>
      <w:r w:rsidRPr="0037499C">
        <w:tab/>
        <w:t>MTConnect® Standard: Part 2 – Compon</w:t>
      </w:r>
      <w:r w:rsidR="009736A9">
        <w:t xml:space="preserve">ents and </w:t>
      </w:r>
      <w:proofErr w:type="spellStart"/>
      <w:r w:rsidR="009736A9">
        <w:t>DataItems</w:t>
      </w:r>
      <w:proofErr w:type="spellEnd"/>
      <w:r w:rsidR="009736A9">
        <w:t>, Version 1.1</w:t>
      </w:r>
    </w:p>
    <w:p w:rsidR="00121887" w:rsidRPr="0037499C" w:rsidRDefault="0054778A" w:rsidP="00316F3D">
      <w:pPr>
        <w:ind w:firstLine="720"/>
      </w:pPr>
      <w:hyperlink r:id="rId23" w:history="1">
        <w:r w:rsidR="00121887" w:rsidRPr="0037499C">
          <w:rPr>
            <w:rStyle w:val="Hyperlink"/>
            <w:rFonts w:cs="Calibri"/>
          </w:rPr>
          <w:t>http://www.mtconnect.org</w:t>
        </w:r>
      </w:hyperlink>
    </w:p>
    <w:p w:rsidR="00121887" w:rsidRPr="0037499C" w:rsidRDefault="00121887" w:rsidP="001D4122">
      <w:bookmarkStart w:id="25" w:name="MTPart3"/>
      <w:r w:rsidRPr="0037499C">
        <w:t>[MT Part 3]</w:t>
      </w:r>
      <w:bookmarkEnd w:id="25"/>
      <w:r w:rsidRPr="0037499C">
        <w:tab/>
        <w:t>MTConnect® Standard</w:t>
      </w:r>
      <w:r w:rsidR="009736A9">
        <w:t>: Part 3 – Streams, Version 1.1</w:t>
      </w:r>
    </w:p>
    <w:p w:rsidR="00121887" w:rsidRDefault="0054778A" w:rsidP="00316F3D">
      <w:pPr>
        <w:ind w:firstLine="432"/>
        <w:rPr>
          <w:rStyle w:val="Hyperlink"/>
          <w:rFonts w:cs="Calibri"/>
        </w:rPr>
      </w:pPr>
      <w:hyperlink r:id="rId24" w:history="1">
        <w:r w:rsidR="00121887" w:rsidRPr="0037499C">
          <w:rPr>
            <w:rStyle w:val="Hyperlink"/>
            <w:rFonts w:cs="Calibri"/>
          </w:rPr>
          <w:t>http://www.mtconnect.org</w:t>
        </w:r>
      </w:hyperlink>
    </w:p>
    <w:p w:rsidR="00C26F2F" w:rsidRDefault="00502353" w:rsidP="00C26F2F">
      <w:pPr>
        <w:pStyle w:val="Heading2"/>
      </w:pPr>
      <w:r>
        <w:t>Abbreviations</w:t>
      </w:r>
    </w:p>
    <w:p w:rsidR="00C26F2F" w:rsidRDefault="00C26F2F" w:rsidP="00C26F2F"/>
    <w:p w:rsidR="00C26F2F" w:rsidRDefault="00C26F2F" w:rsidP="00C26F2F">
      <w:r>
        <w:t xml:space="preserve">The following abbreviation </w:t>
      </w:r>
      <w:r w:rsidR="00D37A91">
        <w:t>are used in this document</w:t>
      </w:r>
    </w:p>
    <w:p w:rsidR="00D37A91" w:rsidRDefault="00D37A91" w:rsidP="00D37A91">
      <w:pPr>
        <w:pStyle w:val="ListParagraph"/>
        <w:numPr>
          <w:ilvl w:val="0"/>
          <w:numId w:val="36"/>
        </w:numPr>
      </w:pPr>
      <w:r>
        <w:t xml:space="preserve">ERP – </w:t>
      </w:r>
      <w:r w:rsidRPr="00BB3C4B">
        <w:rPr>
          <w:u w:val="single"/>
        </w:rPr>
        <w:t>E</w:t>
      </w:r>
      <w:r>
        <w:t xml:space="preserve">nterprise </w:t>
      </w:r>
      <w:r w:rsidRPr="00BB3C4B">
        <w:rPr>
          <w:u w:val="single"/>
        </w:rPr>
        <w:t>R</w:t>
      </w:r>
      <w:r>
        <w:t xml:space="preserve">esource </w:t>
      </w:r>
      <w:r w:rsidRPr="00BB3C4B">
        <w:rPr>
          <w:u w:val="single"/>
        </w:rPr>
        <w:t>P</w:t>
      </w:r>
      <w:r>
        <w:t>lanning</w:t>
      </w:r>
    </w:p>
    <w:p w:rsidR="00FF4898" w:rsidRDefault="00FF4898" w:rsidP="00D37A91">
      <w:pPr>
        <w:pStyle w:val="ListParagraph"/>
        <w:numPr>
          <w:ilvl w:val="0"/>
          <w:numId w:val="36"/>
        </w:numPr>
      </w:pPr>
      <w:r>
        <w:t xml:space="preserve">HMI – </w:t>
      </w:r>
      <w:r w:rsidRPr="00BB3C4B">
        <w:rPr>
          <w:u w:val="single"/>
        </w:rPr>
        <w:t>H</w:t>
      </w:r>
      <w:r>
        <w:t xml:space="preserve">uman </w:t>
      </w:r>
      <w:r w:rsidRPr="00BB3C4B">
        <w:rPr>
          <w:u w:val="single"/>
        </w:rPr>
        <w:t>M</w:t>
      </w:r>
      <w:r>
        <w:t xml:space="preserve">achine </w:t>
      </w:r>
      <w:r w:rsidRPr="00BB3C4B">
        <w:rPr>
          <w:u w:val="single"/>
        </w:rPr>
        <w:t>I</w:t>
      </w:r>
      <w:r>
        <w:t>nterface</w:t>
      </w:r>
    </w:p>
    <w:p w:rsidR="00FF4898" w:rsidRDefault="00FF4898" w:rsidP="00D37A91">
      <w:pPr>
        <w:pStyle w:val="ListParagraph"/>
        <w:numPr>
          <w:ilvl w:val="0"/>
          <w:numId w:val="36"/>
        </w:numPr>
      </w:pPr>
      <w:r>
        <w:t xml:space="preserve">Http – </w:t>
      </w:r>
      <w:r w:rsidRPr="00BB3C4B">
        <w:rPr>
          <w:u w:val="single"/>
        </w:rPr>
        <w:t>H</w:t>
      </w:r>
      <w:r>
        <w:t xml:space="preserve">yper </w:t>
      </w:r>
      <w:r w:rsidRPr="00BB3C4B">
        <w:rPr>
          <w:u w:val="single"/>
        </w:rPr>
        <w:t>T</w:t>
      </w:r>
      <w:r>
        <w:t xml:space="preserve">ext </w:t>
      </w:r>
      <w:r w:rsidRPr="00BB3C4B">
        <w:rPr>
          <w:u w:val="single"/>
        </w:rPr>
        <w:t>T</w:t>
      </w:r>
      <w:r>
        <w:t xml:space="preserve">ransport </w:t>
      </w:r>
      <w:r w:rsidRPr="00BB3C4B">
        <w:rPr>
          <w:u w:val="single"/>
        </w:rPr>
        <w:t>P</w:t>
      </w:r>
      <w:r>
        <w:t>rotocol</w:t>
      </w:r>
    </w:p>
    <w:p w:rsidR="00D37A91" w:rsidRDefault="00D37A91" w:rsidP="00D37A91">
      <w:pPr>
        <w:pStyle w:val="ListParagraph"/>
        <w:numPr>
          <w:ilvl w:val="0"/>
          <w:numId w:val="36"/>
        </w:numPr>
      </w:pPr>
      <w:r>
        <w:t xml:space="preserve">MES – </w:t>
      </w:r>
      <w:r w:rsidRPr="00BB3C4B">
        <w:rPr>
          <w:u w:val="single"/>
        </w:rPr>
        <w:t>M</w:t>
      </w:r>
      <w:r>
        <w:t xml:space="preserve">anagement </w:t>
      </w:r>
      <w:r w:rsidRPr="00BB3C4B">
        <w:rPr>
          <w:u w:val="single"/>
        </w:rPr>
        <w:t>E</w:t>
      </w:r>
      <w:r>
        <w:t xml:space="preserve">xecution </w:t>
      </w:r>
      <w:r w:rsidRPr="00BB3C4B">
        <w:rPr>
          <w:u w:val="single"/>
        </w:rPr>
        <w:t>S</w:t>
      </w:r>
      <w:r>
        <w:t>ystems</w:t>
      </w:r>
    </w:p>
    <w:p w:rsidR="00FF4898" w:rsidRDefault="00D37A91" w:rsidP="00FF4898">
      <w:pPr>
        <w:pStyle w:val="ListParagraph"/>
        <w:numPr>
          <w:ilvl w:val="0"/>
          <w:numId w:val="36"/>
        </w:numPr>
      </w:pPr>
      <w:r>
        <w:t xml:space="preserve">PLC – </w:t>
      </w:r>
      <w:r w:rsidRPr="00BB3C4B">
        <w:rPr>
          <w:u w:val="single"/>
        </w:rPr>
        <w:t>P</w:t>
      </w:r>
      <w:r>
        <w:t xml:space="preserve">rogrammable </w:t>
      </w:r>
      <w:r w:rsidRPr="00BB3C4B">
        <w:rPr>
          <w:u w:val="single"/>
        </w:rPr>
        <w:t>L</w:t>
      </w:r>
      <w:r>
        <w:t xml:space="preserve">ogic </w:t>
      </w:r>
      <w:r w:rsidRPr="00BB3C4B">
        <w:rPr>
          <w:u w:val="single"/>
        </w:rPr>
        <w:t>C</w:t>
      </w:r>
      <w:r>
        <w:t>ontroller</w:t>
      </w:r>
    </w:p>
    <w:p w:rsidR="00FF4898" w:rsidRPr="0071026D" w:rsidRDefault="00FF4898" w:rsidP="00FF4898">
      <w:pPr>
        <w:pStyle w:val="ListParagraph"/>
        <w:numPr>
          <w:ilvl w:val="0"/>
          <w:numId w:val="36"/>
        </w:numPr>
      </w:pPr>
      <w:r>
        <w:rPr>
          <w:rFonts w:cs="Calibri"/>
        </w:rPr>
        <w:t xml:space="preserve">PMS - </w:t>
      </w:r>
      <w:r w:rsidRPr="00BB3C4B">
        <w:rPr>
          <w:rFonts w:cs="Calibri"/>
          <w:u w:val="single"/>
        </w:rPr>
        <w:t>P</w:t>
      </w:r>
      <w:r w:rsidRPr="0037499C">
        <w:rPr>
          <w:rFonts w:cs="Calibri"/>
        </w:rPr>
        <w:t xml:space="preserve">roduction </w:t>
      </w:r>
      <w:r w:rsidRPr="00BB3C4B">
        <w:rPr>
          <w:rFonts w:cs="Calibri"/>
          <w:u w:val="single"/>
        </w:rPr>
        <w:t>M</w:t>
      </w:r>
      <w:r w:rsidRPr="0037499C">
        <w:rPr>
          <w:rFonts w:cs="Calibri"/>
        </w:rPr>
        <w:t xml:space="preserve">anagement </w:t>
      </w:r>
      <w:r w:rsidRPr="00BB3C4B">
        <w:rPr>
          <w:rFonts w:cs="Calibri"/>
          <w:u w:val="single"/>
        </w:rPr>
        <w:t>S</w:t>
      </w:r>
      <w:r w:rsidRPr="0037499C">
        <w:rPr>
          <w:rFonts w:cs="Calibri"/>
        </w:rPr>
        <w:t>ystems</w:t>
      </w:r>
    </w:p>
    <w:p w:rsidR="0071026D" w:rsidRPr="0071026D" w:rsidRDefault="0071026D" w:rsidP="00FF4898">
      <w:pPr>
        <w:pStyle w:val="ListParagraph"/>
        <w:numPr>
          <w:ilvl w:val="0"/>
          <w:numId w:val="36"/>
        </w:numPr>
      </w:pPr>
      <w:r>
        <w:rPr>
          <w:rFonts w:cs="Calibri"/>
        </w:rPr>
        <w:t xml:space="preserve">SCADA - </w:t>
      </w:r>
      <w:r w:rsidR="00BB3C4B" w:rsidRPr="00BB3C4B">
        <w:rPr>
          <w:i/>
          <w:u w:val="single"/>
        </w:rPr>
        <w:t>S</w:t>
      </w:r>
      <w:r w:rsidR="00BB3C4B">
        <w:t xml:space="preserve">upervisory </w:t>
      </w:r>
      <w:r w:rsidR="00BB3C4B" w:rsidRPr="00BB3C4B">
        <w:rPr>
          <w:u w:val="single"/>
        </w:rPr>
        <w:t>C</w:t>
      </w:r>
      <w:r w:rsidR="00BB3C4B">
        <w:t xml:space="preserve">ontrol </w:t>
      </w:r>
      <w:r w:rsidR="00BB3C4B" w:rsidRPr="00BB3C4B">
        <w:rPr>
          <w:u w:val="single"/>
        </w:rPr>
        <w:t>A</w:t>
      </w:r>
      <w:r w:rsidR="00BB3C4B">
        <w:t xml:space="preserve">nd </w:t>
      </w:r>
      <w:r w:rsidR="00BB3C4B" w:rsidRPr="00BB3C4B">
        <w:rPr>
          <w:u w:val="single"/>
        </w:rPr>
        <w:t>D</w:t>
      </w:r>
      <w:r w:rsidR="00BB3C4B">
        <w:t xml:space="preserve">ata </w:t>
      </w:r>
      <w:r w:rsidR="00BB3C4B" w:rsidRPr="00BB3C4B">
        <w:rPr>
          <w:u w:val="single"/>
        </w:rPr>
        <w:t>A</w:t>
      </w:r>
      <w:r w:rsidR="00BB3C4B">
        <w:t>cquisition</w:t>
      </w:r>
    </w:p>
    <w:p w:rsidR="0071026D" w:rsidRDefault="0071026D" w:rsidP="00FF4898">
      <w:pPr>
        <w:pStyle w:val="ListParagraph"/>
        <w:numPr>
          <w:ilvl w:val="0"/>
          <w:numId w:val="36"/>
        </w:numPr>
      </w:pPr>
      <w:r>
        <w:rPr>
          <w:rFonts w:cs="Calibri"/>
        </w:rPr>
        <w:t xml:space="preserve">TCP/IP - </w:t>
      </w:r>
      <w:r w:rsidR="00BB3C4B" w:rsidRPr="00BB3C4B">
        <w:rPr>
          <w:rFonts w:cs="Calibri"/>
          <w:u w:val="single"/>
        </w:rPr>
        <w:t>T</w:t>
      </w:r>
      <w:r w:rsidR="00BB3C4B" w:rsidRPr="00BB3C4B">
        <w:rPr>
          <w:rFonts w:cs="Calibri"/>
        </w:rPr>
        <w:t xml:space="preserve">ransmission </w:t>
      </w:r>
      <w:r w:rsidR="00BB3C4B" w:rsidRPr="00BB3C4B">
        <w:rPr>
          <w:rFonts w:cs="Calibri"/>
          <w:u w:val="single"/>
        </w:rPr>
        <w:t>C</w:t>
      </w:r>
      <w:r w:rsidR="00BB3C4B" w:rsidRPr="00BB3C4B">
        <w:rPr>
          <w:rFonts w:cs="Calibri"/>
        </w:rPr>
        <w:t xml:space="preserve">ontrol </w:t>
      </w:r>
      <w:r w:rsidR="00BB3C4B" w:rsidRPr="00BB3C4B">
        <w:rPr>
          <w:rFonts w:cs="Calibri"/>
          <w:u w:val="single"/>
        </w:rPr>
        <w:t>P</w:t>
      </w:r>
      <w:r w:rsidR="00BB3C4B" w:rsidRPr="00BB3C4B">
        <w:rPr>
          <w:rFonts w:cs="Calibri"/>
        </w:rPr>
        <w:t>rotocol/</w:t>
      </w:r>
      <w:r w:rsidR="00BB3C4B" w:rsidRPr="00BB3C4B">
        <w:rPr>
          <w:rFonts w:cs="Calibri"/>
          <w:u w:val="single"/>
        </w:rPr>
        <w:t>I</w:t>
      </w:r>
      <w:r w:rsidR="00BB3C4B" w:rsidRPr="00BB3C4B">
        <w:rPr>
          <w:rFonts w:cs="Calibri"/>
        </w:rPr>
        <w:t xml:space="preserve">nternet </w:t>
      </w:r>
      <w:r w:rsidR="00BB3C4B" w:rsidRPr="00BB3C4B">
        <w:rPr>
          <w:rFonts w:cs="Calibri"/>
          <w:u w:val="single"/>
        </w:rPr>
        <w:t>P</w:t>
      </w:r>
      <w:r w:rsidR="00BB3C4B" w:rsidRPr="00BB3C4B">
        <w:rPr>
          <w:rFonts w:cs="Calibri"/>
        </w:rPr>
        <w:t>rotocol</w:t>
      </w:r>
    </w:p>
    <w:p w:rsidR="00FF4898" w:rsidRPr="00C26F2F" w:rsidRDefault="00FF4898" w:rsidP="00D37A91">
      <w:pPr>
        <w:pStyle w:val="ListParagraph"/>
        <w:numPr>
          <w:ilvl w:val="0"/>
          <w:numId w:val="36"/>
        </w:numPr>
      </w:pPr>
      <w:r>
        <w:t xml:space="preserve">XML - </w:t>
      </w:r>
      <w:proofErr w:type="spellStart"/>
      <w:r>
        <w:rPr>
          <w:rFonts w:cs="Calibri"/>
        </w:rPr>
        <w:t>e</w:t>
      </w:r>
      <w:r w:rsidRPr="00BB3C4B">
        <w:rPr>
          <w:rFonts w:cs="Calibri"/>
          <w:u w:val="single"/>
        </w:rPr>
        <w:t>X</w:t>
      </w:r>
      <w:r>
        <w:rPr>
          <w:rFonts w:cs="Calibri"/>
        </w:rPr>
        <w:t>tensible</w:t>
      </w:r>
      <w:proofErr w:type="spellEnd"/>
      <w:r>
        <w:rPr>
          <w:rFonts w:cs="Calibri"/>
        </w:rPr>
        <w:t xml:space="preserve"> </w:t>
      </w:r>
      <w:r w:rsidRPr="00BB3C4B">
        <w:rPr>
          <w:rFonts w:cs="Calibri"/>
          <w:u w:val="single"/>
        </w:rPr>
        <w:t>M</w:t>
      </w:r>
      <w:r>
        <w:rPr>
          <w:rFonts w:cs="Calibri"/>
        </w:rPr>
        <w:t>ark-u</w:t>
      </w:r>
      <w:r w:rsidRPr="0037499C">
        <w:rPr>
          <w:rFonts w:cs="Calibri"/>
        </w:rPr>
        <w:t xml:space="preserve">p </w:t>
      </w:r>
      <w:r w:rsidRPr="00BB3C4B">
        <w:rPr>
          <w:rFonts w:cs="Calibri"/>
          <w:u w:val="single"/>
        </w:rPr>
        <w:t>L</w:t>
      </w:r>
      <w:r w:rsidRPr="0037499C">
        <w:rPr>
          <w:rFonts w:cs="Calibri"/>
        </w:rPr>
        <w:t>anguage</w:t>
      </w:r>
    </w:p>
    <w:p w:rsidR="00B821C4" w:rsidRPr="0037499C" w:rsidRDefault="00B821C4" w:rsidP="00B821C4"/>
    <w:p w:rsidR="00121887" w:rsidRDefault="00121887" w:rsidP="00B30734">
      <w:pPr>
        <w:pStyle w:val="Heading1"/>
      </w:pPr>
      <w:bookmarkStart w:id="26" w:name="_Toc294330406"/>
      <w:bookmarkStart w:id="27" w:name="_Toc301722611"/>
      <w:r>
        <w:t>Use Cases</w:t>
      </w:r>
      <w:bookmarkEnd w:id="26"/>
      <w:bookmarkEnd w:id="27"/>
    </w:p>
    <w:p w:rsidR="00121887" w:rsidRDefault="00121887" w:rsidP="00C26F2F">
      <w:pPr>
        <w:pStyle w:val="Heading2"/>
      </w:pPr>
      <w:bookmarkStart w:id="28" w:name="_Toc294330407"/>
      <w:bookmarkStart w:id="29" w:name="_Toc301722612"/>
      <w:r>
        <w:t>Overview</w:t>
      </w:r>
      <w:bookmarkEnd w:id="28"/>
      <w:bookmarkEnd w:id="29"/>
    </w:p>
    <w:p w:rsidR="00121887" w:rsidRDefault="00121887" w:rsidP="004065CE">
      <w:r>
        <w:t>Before delving into the details of the specification it is useful to identify some of the key use cases for the technology. The use cases defined here are not an exhaustive list; however, they should help demonstrate how this specification is expected to be used</w:t>
      </w:r>
      <w:r w:rsidR="004716C5">
        <w:t xml:space="preserve"> and to help illustrate the benefits of a common information model</w:t>
      </w:r>
      <w:r>
        <w:t>.</w:t>
      </w:r>
    </w:p>
    <w:p w:rsidR="00121887" w:rsidRDefault="00121887" w:rsidP="00C26F2F">
      <w:pPr>
        <w:pStyle w:val="Heading2"/>
      </w:pPr>
      <w:bookmarkStart w:id="30" w:name="_Toc294330408"/>
      <w:bookmarkStart w:id="31" w:name="_Toc301722613"/>
      <w:r>
        <w:t>Device Maker</w:t>
      </w:r>
      <w:bookmarkEnd w:id="30"/>
      <w:bookmarkEnd w:id="31"/>
    </w:p>
    <w:p w:rsidR="00121887" w:rsidRDefault="00121887" w:rsidP="004065CE">
      <w:proofErr w:type="gramStart"/>
      <w:r>
        <w:t>The use case shown in</w:t>
      </w:r>
      <w:r w:rsidR="009736A9">
        <w:t xml:space="preserve"> </w:t>
      </w:r>
      <w:r w:rsidR="0054778A">
        <w:fldChar w:fldCharType="begin"/>
      </w:r>
      <w:r>
        <w:instrText xml:space="preserve"> REF _Ref294321589 \h </w:instrText>
      </w:r>
      <w:r w:rsidR="0054778A">
        <w:fldChar w:fldCharType="separate"/>
      </w:r>
      <w:r w:rsidR="00B34986" w:rsidRPr="005F23A3">
        <w:t xml:space="preserve">Figure </w:t>
      </w:r>
      <w:r w:rsidR="00B34986">
        <w:rPr>
          <w:noProof/>
        </w:rPr>
        <w:t>1</w:t>
      </w:r>
      <w:r w:rsidR="0054778A">
        <w:fldChar w:fldCharType="end"/>
      </w:r>
      <w:r>
        <w:t xml:space="preserve"> centers on the maker of a piece of equipment or device that needs to provide connectivity to other systems.</w:t>
      </w:r>
      <w:proofErr w:type="gramEnd"/>
      <w:r>
        <w:t xml:space="preserve"> In some cases, the device maker will be targeting markets other than equipment (Machine Tool) and would benefit from a more generic specification like OPC UA. On the other hand, the standardized semantics of MTConnect are extremely important to interoperability within the Machine Tools space.  The MTConnect-OPC UA specification </w:t>
      </w:r>
      <w:r w:rsidR="004716C5">
        <w:t xml:space="preserve">and the resulting standard information model </w:t>
      </w:r>
      <w:r>
        <w:t xml:space="preserve">allows the device makers to </w:t>
      </w:r>
      <w:r>
        <w:lastRenderedPageBreak/>
        <w:t xml:space="preserve">standardize on OPC UA as the network interface while making their information accessible to MTConnect aware applications. </w:t>
      </w:r>
      <w:r w:rsidR="0054778A">
        <w:fldChar w:fldCharType="begin"/>
      </w:r>
      <w:r>
        <w:instrText xml:space="preserve"> REF _Ref294321589 \h </w:instrText>
      </w:r>
      <w:r w:rsidR="0054778A">
        <w:fldChar w:fldCharType="separate"/>
      </w:r>
      <w:r w:rsidR="00B34986" w:rsidRPr="005F23A3">
        <w:t xml:space="preserve">Figure </w:t>
      </w:r>
      <w:r w:rsidR="00B34986">
        <w:rPr>
          <w:noProof/>
        </w:rPr>
        <w:t>1</w:t>
      </w:r>
      <w:r w:rsidR="0054778A">
        <w:fldChar w:fldCharType="end"/>
      </w:r>
      <w:r>
        <w:t xml:space="preserve"> shows several clients developed for different purposes that can access information produced by the device via OPC UA.</w:t>
      </w:r>
    </w:p>
    <w:p w:rsidR="00121887" w:rsidRDefault="00121887" w:rsidP="00D96FC3">
      <w:pPr>
        <w:jc w:val="center"/>
      </w:pPr>
      <w:r>
        <w:object w:dxaOrig="7190" w:dyaOrig="5390">
          <v:shape id="_x0000_i1026" type="#_x0000_t75" style="width:356.85pt;height:245.45pt" o:ole="">
            <v:imagedata r:id="rId25" o:title="" cropbottom="3502f"/>
          </v:shape>
          <o:OLEObject Type="Embed" ProgID="PowerPoint.Slide.12" ShapeID="_x0000_i1026" DrawAspect="Content" ObjectID="_1420242379" r:id="rId26"/>
        </w:object>
      </w:r>
    </w:p>
    <w:p w:rsidR="00121887" w:rsidRDefault="00121887" w:rsidP="00EA0F00">
      <w:pPr>
        <w:pStyle w:val="FIGURE-title"/>
      </w:pPr>
      <w:bookmarkStart w:id="32" w:name="_Ref294321589"/>
      <w:bookmarkStart w:id="33" w:name="_Toc301722637"/>
      <w:r w:rsidRPr="005F23A3">
        <w:t xml:space="preserve">Figure </w:t>
      </w:r>
      <w:r w:rsidR="0054778A">
        <w:fldChar w:fldCharType="begin"/>
      </w:r>
      <w:r w:rsidR="00B34986">
        <w:instrText xml:space="preserve"> SEQ Figure \* ARABIC </w:instrText>
      </w:r>
      <w:r w:rsidR="0054778A">
        <w:fldChar w:fldCharType="separate"/>
      </w:r>
      <w:r w:rsidR="00B34986">
        <w:rPr>
          <w:noProof/>
        </w:rPr>
        <w:t>1</w:t>
      </w:r>
      <w:r w:rsidR="0054778A">
        <w:rPr>
          <w:noProof/>
        </w:rPr>
        <w:fldChar w:fldCharType="end"/>
      </w:r>
      <w:bookmarkEnd w:id="32"/>
      <w:r w:rsidRPr="005F23A3">
        <w:t xml:space="preserve"> – The Device Maker Use Case</w:t>
      </w:r>
      <w:bookmarkEnd w:id="33"/>
    </w:p>
    <w:p w:rsidR="00121887" w:rsidRPr="005F23A3" w:rsidRDefault="00121887" w:rsidP="00EA0F00">
      <w:pPr>
        <w:pStyle w:val="FIGURE-title"/>
      </w:pPr>
      <w:r w:rsidRPr="005F23A3">
        <w:t xml:space="preserve"> </w:t>
      </w:r>
    </w:p>
    <w:p w:rsidR="00121887" w:rsidRDefault="00121887" w:rsidP="00C26F2F">
      <w:pPr>
        <w:pStyle w:val="Heading2"/>
      </w:pPr>
      <w:bookmarkStart w:id="34" w:name="_Toc294330409"/>
      <w:bookmarkStart w:id="35" w:name="_Toc301722614"/>
      <w:r>
        <w:t>Independent Software Vendor</w:t>
      </w:r>
      <w:bookmarkEnd w:id="34"/>
      <w:bookmarkEnd w:id="35"/>
    </w:p>
    <w:p w:rsidR="00121887" w:rsidRDefault="00121887" w:rsidP="003A6B9B">
      <w:r>
        <w:t xml:space="preserve">The use case shown in </w:t>
      </w:r>
      <w:r w:rsidR="0054778A">
        <w:fldChar w:fldCharType="begin"/>
      </w:r>
      <w:r>
        <w:instrText xml:space="preserve"> REF _Ref294322021 \h </w:instrText>
      </w:r>
      <w:r w:rsidR="0054778A">
        <w:fldChar w:fldCharType="separate"/>
      </w:r>
      <w:r w:rsidR="00B34986" w:rsidRPr="0037499C">
        <w:t xml:space="preserve">Figure </w:t>
      </w:r>
      <w:r w:rsidR="00B34986">
        <w:rPr>
          <w:noProof/>
        </w:rPr>
        <w:t>2</w:t>
      </w:r>
      <w:r w:rsidR="0054778A">
        <w:fldChar w:fldCharType="end"/>
      </w:r>
      <w:r>
        <w:t xml:space="preserve"> centers on an Independent Software Vendor (ISV) that wishes to sell products to users of equipment such as Machine Tools. An ISV will typically want to provide gateways that convert information between MTConnect and OPC UA as well as adding numerous features that add value to the semantics defined in the MTConnect standards. The MTConnect-OPC UA specification allows the ISV to extend the MTConnect-OPC UA information model with application specific constructs which can be easily accessed via any standard OPC UA client product. These added features will exist in parallel to the standard MTConnect interfaces. </w:t>
      </w:r>
      <w:r w:rsidR="0054778A">
        <w:fldChar w:fldCharType="begin"/>
      </w:r>
      <w:r>
        <w:instrText xml:space="preserve"> REF _Ref294322021 \h </w:instrText>
      </w:r>
      <w:r w:rsidR="0054778A">
        <w:fldChar w:fldCharType="separate"/>
      </w:r>
      <w:r w:rsidR="00B34986" w:rsidRPr="0037499C">
        <w:t xml:space="preserve">Figure </w:t>
      </w:r>
      <w:r w:rsidR="00B34986">
        <w:rPr>
          <w:noProof/>
        </w:rPr>
        <w:t>2</w:t>
      </w:r>
      <w:r w:rsidR="0054778A">
        <w:fldChar w:fldCharType="end"/>
      </w:r>
      <w:r>
        <w:t xml:space="preserve"> shows an ISV product that consumes data from MTConnect and OPC UA enabled devices and then makes it available via MTConnect and OPC UA.</w:t>
      </w:r>
    </w:p>
    <w:p w:rsidR="00121887" w:rsidRDefault="00121887" w:rsidP="00796683">
      <w:pPr>
        <w:jc w:val="center"/>
      </w:pPr>
      <w:r>
        <w:lastRenderedPageBreak/>
        <w:t>`</w:t>
      </w:r>
      <w:r>
        <w:object w:dxaOrig="7190" w:dyaOrig="5390">
          <v:shape id="_x0000_i1027" type="#_x0000_t75" style="width:356.85pt;height:240.4pt" o:ole="">
            <v:imagedata r:id="rId27" o:title="" cropbottom="7003f"/>
          </v:shape>
          <o:OLEObject Type="Embed" ProgID="PowerPoint.Slide.12" ShapeID="_x0000_i1027" DrawAspect="Content" ObjectID="_1420242380" r:id="rId28"/>
        </w:object>
      </w:r>
      <w:r w:rsidRPr="00796683">
        <w:t xml:space="preserve"> </w:t>
      </w:r>
    </w:p>
    <w:p w:rsidR="00121887" w:rsidRDefault="00121887" w:rsidP="00EA0F00">
      <w:pPr>
        <w:pStyle w:val="FIGURE-title"/>
      </w:pPr>
      <w:bookmarkStart w:id="36" w:name="_Ref294322021"/>
      <w:bookmarkStart w:id="37" w:name="_Toc301722638"/>
      <w:r w:rsidRPr="0037499C">
        <w:t xml:space="preserve">Figure </w:t>
      </w:r>
      <w:r w:rsidR="0054778A">
        <w:fldChar w:fldCharType="begin"/>
      </w:r>
      <w:r w:rsidR="00B34986">
        <w:instrText xml:space="preserve"> SEQ Figure \* ARABIC </w:instrText>
      </w:r>
      <w:r w:rsidR="0054778A">
        <w:fldChar w:fldCharType="separate"/>
      </w:r>
      <w:r w:rsidR="00B34986">
        <w:rPr>
          <w:noProof/>
        </w:rPr>
        <w:t>2</w:t>
      </w:r>
      <w:r w:rsidR="0054778A">
        <w:rPr>
          <w:noProof/>
        </w:rPr>
        <w:fldChar w:fldCharType="end"/>
      </w:r>
      <w:bookmarkEnd w:id="36"/>
      <w:r w:rsidRPr="0037499C">
        <w:t xml:space="preserve"> – </w:t>
      </w:r>
      <w:r>
        <w:t>The Independent Software Vendor (ISV) Use Case</w:t>
      </w:r>
      <w:bookmarkEnd w:id="37"/>
    </w:p>
    <w:p w:rsidR="00121887" w:rsidRPr="00EA0F00" w:rsidRDefault="00121887" w:rsidP="00EA0F00">
      <w:pPr>
        <w:rPr>
          <w:lang w:val="en-GB" w:eastAsia="zh-CN"/>
        </w:rPr>
      </w:pPr>
    </w:p>
    <w:p w:rsidR="00121887" w:rsidRDefault="00121887" w:rsidP="00C26F2F">
      <w:pPr>
        <w:pStyle w:val="Heading2"/>
      </w:pPr>
      <w:bookmarkStart w:id="38" w:name="_Toc294330410"/>
      <w:bookmarkStart w:id="39" w:name="_Toc301722615"/>
      <w:r>
        <w:t>End-User Engineer</w:t>
      </w:r>
      <w:bookmarkEnd w:id="38"/>
      <w:bookmarkEnd w:id="39"/>
    </w:p>
    <w:p w:rsidR="00121887" w:rsidRDefault="00121887" w:rsidP="00B828B2">
      <w:r>
        <w:t xml:space="preserve">This use case shown in </w:t>
      </w:r>
      <w:r w:rsidR="0054778A">
        <w:fldChar w:fldCharType="begin"/>
      </w:r>
      <w:r>
        <w:instrText xml:space="preserve"> REF _Ref294324229 \h </w:instrText>
      </w:r>
      <w:r w:rsidR="0054778A">
        <w:fldChar w:fldCharType="separate"/>
      </w:r>
      <w:r w:rsidR="00B34986" w:rsidRPr="0037499C">
        <w:t xml:space="preserve">Figure </w:t>
      </w:r>
      <w:r w:rsidR="00B34986">
        <w:rPr>
          <w:noProof/>
        </w:rPr>
        <w:t>3</w:t>
      </w:r>
      <w:r w:rsidR="0054778A">
        <w:fldChar w:fldCharType="end"/>
      </w:r>
      <w:r>
        <w:t xml:space="preserve"> centers on an Engineer or Systems Integrator responsible for setting up and configuring an MTConnect enabled system for a user of Machine Tools. The Engineer is typically familiar with the MTConnect specification but wishes to configure generic OPC UA client applications.  The MTConnect-OPC UA specification allows the Engineer to understand how MTConnect concepts are represented in OPC UA and determine what they need to do to configure their OPC UA Applications. Without this specification, an Engineer interested in OPC based data would have had to rely on vendor documentation and a laborious process of manually mapping tags to MTConnect concepts. This specification eliminates the need for that by providing a standard mapping. </w:t>
      </w:r>
      <w:r w:rsidR="0054778A">
        <w:fldChar w:fldCharType="begin"/>
      </w:r>
      <w:r>
        <w:instrText xml:space="preserve"> REF _Ref294324229 \h </w:instrText>
      </w:r>
      <w:r w:rsidR="0054778A">
        <w:fldChar w:fldCharType="separate"/>
      </w:r>
      <w:r w:rsidR="00B34986" w:rsidRPr="0037499C">
        <w:t xml:space="preserve">Figure </w:t>
      </w:r>
      <w:r w:rsidR="00B34986">
        <w:rPr>
          <w:noProof/>
        </w:rPr>
        <w:t>3</w:t>
      </w:r>
      <w:r w:rsidR="0054778A">
        <w:fldChar w:fldCharType="end"/>
      </w:r>
      <w:r>
        <w:t xml:space="preserve"> shows how the common Information Model defined by this specification gives the End User Engineer choices when it comes to accessing device data.</w:t>
      </w:r>
    </w:p>
    <w:p w:rsidR="00121887" w:rsidRPr="003A6B9B" w:rsidRDefault="00121887" w:rsidP="003A6B9B"/>
    <w:p w:rsidR="00121887" w:rsidRDefault="00121887" w:rsidP="004065CE"/>
    <w:p w:rsidR="00121887" w:rsidRDefault="00121887" w:rsidP="00881B1C">
      <w:pPr>
        <w:jc w:val="center"/>
      </w:pPr>
      <w:r>
        <w:object w:dxaOrig="7190" w:dyaOrig="5390">
          <v:shape id="_x0000_i1028" type="#_x0000_t75" style="width:356.85pt;height:251.05pt" o:ole="">
            <v:imagedata r:id="rId29" o:title="" cropbottom="4377f"/>
          </v:shape>
          <o:OLEObject Type="Embed" ProgID="PowerPoint.Slide.12" ShapeID="_x0000_i1028" DrawAspect="Content" ObjectID="_1420242381" r:id="rId30"/>
        </w:object>
      </w:r>
    </w:p>
    <w:p w:rsidR="00121887" w:rsidRDefault="00121887" w:rsidP="00EA0F00">
      <w:pPr>
        <w:pStyle w:val="FIGURE-title"/>
      </w:pPr>
      <w:bookmarkStart w:id="40" w:name="_Ref294324229"/>
      <w:bookmarkStart w:id="41" w:name="_Toc301722639"/>
      <w:r w:rsidRPr="0037499C">
        <w:t xml:space="preserve">Figure </w:t>
      </w:r>
      <w:r w:rsidR="0054778A">
        <w:fldChar w:fldCharType="begin"/>
      </w:r>
      <w:r w:rsidR="00B34986">
        <w:instrText xml:space="preserve"> SEQ Figure \* ARABIC </w:instrText>
      </w:r>
      <w:r w:rsidR="0054778A">
        <w:fldChar w:fldCharType="separate"/>
      </w:r>
      <w:r w:rsidR="00B34986">
        <w:rPr>
          <w:noProof/>
        </w:rPr>
        <w:t>3</w:t>
      </w:r>
      <w:r w:rsidR="0054778A">
        <w:rPr>
          <w:noProof/>
        </w:rPr>
        <w:fldChar w:fldCharType="end"/>
      </w:r>
      <w:bookmarkEnd w:id="40"/>
      <w:r w:rsidRPr="0037499C">
        <w:t xml:space="preserve"> – </w:t>
      </w:r>
      <w:r>
        <w:t>The End User Engineer Use Case</w:t>
      </w:r>
      <w:bookmarkEnd w:id="41"/>
    </w:p>
    <w:p w:rsidR="00121887" w:rsidRDefault="00121887" w:rsidP="00B30734">
      <w:pPr>
        <w:pStyle w:val="Heading1"/>
      </w:pPr>
      <w:bookmarkStart w:id="42" w:name="_Toc294330411"/>
      <w:bookmarkStart w:id="43" w:name="_Toc301722616"/>
      <w:bookmarkStart w:id="44" w:name="_Toc276043944"/>
      <w:r>
        <w:t>MTConnect</w:t>
      </w:r>
      <w:bookmarkEnd w:id="42"/>
      <w:bookmarkEnd w:id="43"/>
    </w:p>
    <w:p w:rsidR="00121887" w:rsidRPr="0037499C" w:rsidRDefault="00121887" w:rsidP="00C26F2F">
      <w:pPr>
        <w:pStyle w:val="Heading2"/>
      </w:pPr>
      <w:bookmarkStart w:id="45" w:name="_Toc294330412"/>
      <w:bookmarkStart w:id="46" w:name="_Toc301722617"/>
      <w:r>
        <w:t>What is MTConnect?</w:t>
      </w:r>
      <w:bookmarkEnd w:id="45"/>
      <w:bookmarkEnd w:id="46"/>
    </w:p>
    <w:p w:rsidR="00121887" w:rsidRPr="0037499C" w:rsidRDefault="00121887" w:rsidP="003F6369">
      <w:pPr>
        <w:rPr>
          <w:rFonts w:cs="Calibri"/>
        </w:rPr>
      </w:pPr>
      <w:r w:rsidRPr="0037499C">
        <w:rPr>
          <w:rFonts w:cs="Calibri"/>
        </w:rPr>
        <w:t xml:space="preserve">MTConnect is </w:t>
      </w:r>
      <w:r>
        <w:rPr>
          <w:rFonts w:cs="Calibri"/>
        </w:rPr>
        <w:t>an open and royalty</w:t>
      </w:r>
      <w:r w:rsidR="00B821C4">
        <w:rPr>
          <w:rFonts w:cs="Calibri"/>
        </w:rPr>
        <w:t>-free</w:t>
      </w:r>
      <w:r>
        <w:rPr>
          <w:rFonts w:cs="Calibri"/>
        </w:rPr>
        <w:t xml:space="preserve"> set of standards </w:t>
      </w:r>
      <w:r w:rsidRPr="0037499C">
        <w:rPr>
          <w:rFonts w:cs="Calibri"/>
        </w:rPr>
        <w:t>designed as a universal factory floor communications protocol</w:t>
      </w:r>
      <w:r>
        <w:rPr>
          <w:rFonts w:cs="Calibri"/>
        </w:rPr>
        <w:t>.</w:t>
      </w:r>
    </w:p>
    <w:p w:rsidR="00121887" w:rsidRPr="0037499C" w:rsidRDefault="00121887" w:rsidP="003F6369">
      <w:pPr>
        <w:rPr>
          <w:rFonts w:cs="Calibri"/>
        </w:rPr>
      </w:pPr>
      <w:r w:rsidRPr="0037499C">
        <w:rPr>
          <w:rFonts w:cs="Calibri"/>
        </w:rPr>
        <w:t xml:space="preserve">MTConnect is </w:t>
      </w:r>
      <w:r>
        <w:rPr>
          <w:rFonts w:cs="Calibri"/>
        </w:rPr>
        <w:t>intended</w:t>
      </w:r>
      <w:r w:rsidRPr="0037499C">
        <w:rPr>
          <w:rFonts w:cs="Calibri"/>
        </w:rPr>
        <w:t xml:space="preserve"> specifically for the shop floor environment.   While there are numerous communication solutions available, MTConnect define</w:t>
      </w:r>
      <w:r>
        <w:rPr>
          <w:rFonts w:cs="Calibri"/>
        </w:rPr>
        <w:t>s</w:t>
      </w:r>
      <w:r w:rsidRPr="0037499C">
        <w:rPr>
          <w:rFonts w:cs="Calibri"/>
        </w:rPr>
        <w:t xml:space="preserve"> a “dictionary” for manufacturing data.   This means that all data is provided with full context – name, definition, scaling, etc.  </w:t>
      </w:r>
    </w:p>
    <w:bookmarkEnd w:id="44"/>
    <w:p w:rsidR="00121887" w:rsidRDefault="00121887" w:rsidP="003F6369">
      <w:pPr>
        <w:rPr>
          <w:rFonts w:cs="Calibri"/>
        </w:rPr>
      </w:pPr>
      <w:r w:rsidRPr="0037499C">
        <w:rPr>
          <w:rFonts w:cs="Calibri"/>
        </w:rPr>
        <w:t xml:space="preserve">With most communication networks, all data is defined at the point of use – the application.   With MTConnect, the data is defined at the source – the device or </w:t>
      </w:r>
      <w:r>
        <w:rPr>
          <w:rFonts w:cs="Calibri"/>
        </w:rPr>
        <w:t>Machine Tool</w:t>
      </w:r>
      <w:r w:rsidRPr="0037499C">
        <w:rPr>
          <w:rFonts w:cs="Calibri"/>
        </w:rPr>
        <w:t xml:space="preserve">.   </w:t>
      </w:r>
    </w:p>
    <w:p w:rsidR="00121887" w:rsidRPr="0037499C" w:rsidRDefault="00121887" w:rsidP="003F6369">
      <w:pPr>
        <w:rPr>
          <w:rFonts w:cs="Calibri"/>
        </w:rPr>
      </w:pPr>
      <w:r w:rsidRPr="0037499C">
        <w:rPr>
          <w:rFonts w:cs="Calibri"/>
        </w:rPr>
        <w:t>MTConnect devices process information locally and then provide that data in a consistent format to any</w:t>
      </w:r>
      <w:r>
        <w:rPr>
          <w:rFonts w:cs="Calibri"/>
        </w:rPr>
        <w:t xml:space="preserve"> client</w:t>
      </w:r>
      <w:r w:rsidRPr="0037499C">
        <w:rPr>
          <w:rFonts w:cs="Calibri"/>
        </w:rPr>
        <w:t xml:space="preserve"> application</w:t>
      </w:r>
      <w:r>
        <w:rPr>
          <w:rFonts w:cs="Calibri"/>
        </w:rPr>
        <w:t xml:space="preserve"> requesting data</w:t>
      </w:r>
      <w:r w:rsidRPr="0037499C">
        <w:rPr>
          <w:rFonts w:cs="Calibri"/>
        </w:rPr>
        <w:t xml:space="preserve"> - ERP, MES, Production Management Systems, Maintenance Systems or a st</w:t>
      </w:r>
      <w:r>
        <w:rPr>
          <w:rFonts w:cs="Calibri"/>
        </w:rPr>
        <w:t xml:space="preserve">andard Browser, for examples.  </w:t>
      </w:r>
    </w:p>
    <w:p w:rsidR="00121887" w:rsidRPr="0037499C" w:rsidRDefault="00121887" w:rsidP="00C26F2F">
      <w:pPr>
        <w:pStyle w:val="Heading2"/>
      </w:pPr>
      <w:bookmarkStart w:id="47" w:name="_Toc294330413"/>
      <w:bookmarkStart w:id="48" w:name="_Toc301722618"/>
      <w:r>
        <w:t>Basics of MTConnect</w:t>
      </w:r>
      <w:bookmarkEnd w:id="47"/>
      <w:bookmarkEnd w:id="48"/>
    </w:p>
    <w:p w:rsidR="00121887" w:rsidRPr="0037499C" w:rsidRDefault="00121887" w:rsidP="003F6369">
      <w:pPr>
        <w:spacing w:after="0" w:line="240" w:lineRule="auto"/>
        <w:rPr>
          <w:rFonts w:cs="Calibri"/>
        </w:rPr>
      </w:pPr>
      <w:r>
        <w:rPr>
          <w:rFonts w:cs="Calibri"/>
        </w:rPr>
        <w:t xml:space="preserve">MTConnect is based </w:t>
      </w:r>
      <w:r w:rsidRPr="0037499C">
        <w:rPr>
          <w:rFonts w:cs="Calibri"/>
        </w:rPr>
        <w:t>on standard Internet technologies – HTTP, Ethernet, and XML (Extensible Mark-Up Language – the underlying language of most web sites).</w:t>
      </w:r>
    </w:p>
    <w:p w:rsidR="00121887" w:rsidRPr="0037499C" w:rsidRDefault="00121887" w:rsidP="003F6369">
      <w:pPr>
        <w:spacing w:after="0" w:line="240" w:lineRule="auto"/>
        <w:rPr>
          <w:rFonts w:cs="Calibri"/>
        </w:rPr>
      </w:pPr>
    </w:p>
    <w:p w:rsidR="00121887" w:rsidRPr="0037499C" w:rsidRDefault="00121887" w:rsidP="003F6369">
      <w:pPr>
        <w:spacing w:after="0" w:line="240" w:lineRule="auto"/>
        <w:rPr>
          <w:rFonts w:cs="Calibri"/>
        </w:rPr>
      </w:pPr>
      <w:r w:rsidRPr="0037499C">
        <w:rPr>
          <w:rFonts w:cs="Calibri"/>
        </w:rPr>
        <w:t xml:space="preserve">As an Extensible Standard, MTConnect cannot address every conceivable data need on the shop floor.   MTConnect provides </w:t>
      </w:r>
      <w:r>
        <w:rPr>
          <w:rFonts w:cs="Calibri"/>
        </w:rPr>
        <w:t>a</w:t>
      </w:r>
      <w:r w:rsidRPr="0037499C">
        <w:rPr>
          <w:rFonts w:cs="Calibri"/>
        </w:rPr>
        <w:t xml:space="preserve"> clearly defined method for adding additional data types which </w:t>
      </w:r>
      <w:r w:rsidRPr="0037499C">
        <w:rPr>
          <w:rFonts w:cs="Calibri"/>
        </w:rPr>
        <w:lastRenderedPageBreak/>
        <w:t xml:space="preserve">can be exchanged between </w:t>
      </w:r>
      <w:r>
        <w:rPr>
          <w:rFonts w:cs="Calibri"/>
        </w:rPr>
        <w:t>equipment, devices, controllers</w:t>
      </w:r>
      <w:r w:rsidRPr="0037499C">
        <w:rPr>
          <w:rFonts w:cs="Calibri"/>
        </w:rPr>
        <w:t xml:space="preserve"> and applications; providing the flexibility to meet the demands of </w:t>
      </w:r>
      <w:r>
        <w:rPr>
          <w:rFonts w:cs="Calibri"/>
        </w:rPr>
        <w:t>varying</w:t>
      </w:r>
      <w:r w:rsidRPr="0037499C">
        <w:rPr>
          <w:rFonts w:cs="Calibri"/>
        </w:rPr>
        <w:t xml:space="preserve"> environment</w:t>
      </w:r>
      <w:r>
        <w:rPr>
          <w:rFonts w:cs="Calibri"/>
        </w:rPr>
        <w:t>s</w:t>
      </w:r>
      <w:r w:rsidRPr="0037499C">
        <w:rPr>
          <w:rFonts w:cs="Calibri"/>
        </w:rPr>
        <w:t xml:space="preserve">. </w:t>
      </w:r>
    </w:p>
    <w:p w:rsidR="00121887" w:rsidRPr="0037499C" w:rsidRDefault="00121887" w:rsidP="003F6369">
      <w:pPr>
        <w:spacing w:after="0" w:line="240" w:lineRule="auto"/>
        <w:rPr>
          <w:rFonts w:cs="Calibri"/>
        </w:rPr>
      </w:pPr>
    </w:p>
    <w:p w:rsidR="00121887" w:rsidRPr="0037499C" w:rsidRDefault="00121887" w:rsidP="003F6369">
      <w:pPr>
        <w:spacing w:after="0" w:line="240" w:lineRule="auto"/>
        <w:rPr>
          <w:rFonts w:cs="Calibri"/>
        </w:rPr>
      </w:pPr>
      <w:r w:rsidRPr="0037499C">
        <w:rPr>
          <w:rFonts w:cs="Calibri"/>
        </w:rPr>
        <w:t xml:space="preserve">MTConnect is made up of five fundamental components (see </w:t>
      </w:r>
      <w:r w:rsidR="0054778A">
        <w:rPr>
          <w:rFonts w:cs="Calibri"/>
        </w:rPr>
        <w:fldChar w:fldCharType="begin"/>
      </w:r>
      <w:r>
        <w:rPr>
          <w:rFonts w:cs="Calibri"/>
        </w:rPr>
        <w:instrText xml:space="preserve"> REF _Ref294322351 \h </w:instrText>
      </w:r>
      <w:r w:rsidR="0054778A">
        <w:rPr>
          <w:rFonts w:cs="Calibri"/>
        </w:rPr>
      </w:r>
      <w:r w:rsidR="0054778A">
        <w:rPr>
          <w:rFonts w:cs="Calibri"/>
        </w:rPr>
        <w:fldChar w:fldCharType="separate"/>
      </w:r>
      <w:r w:rsidR="00B34986" w:rsidRPr="0037499C">
        <w:t xml:space="preserve">Figure </w:t>
      </w:r>
      <w:r w:rsidR="00B34986">
        <w:rPr>
          <w:noProof/>
        </w:rPr>
        <w:t>4</w:t>
      </w:r>
      <w:r w:rsidR="0054778A">
        <w:rPr>
          <w:rFonts w:cs="Calibri"/>
        </w:rPr>
        <w:fldChar w:fldCharType="end"/>
      </w:r>
      <w:r w:rsidRPr="0037499C">
        <w:rPr>
          <w:rFonts w:cs="Calibri"/>
        </w:rPr>
        <w:t xml:space="preserve"> below):</w:t>
      </w:r>
    </w:p>
    <w:p w:rsidR="00121887" w:rsidRPr="0037499C" w:rsidRDefault="00121887" w:rsidP="003F6369">
      <w:pPr>
        <w:spacing w:after="0" w:line="240" w:lineRule="auto"/>
        <w:rPr>
          <w:rFonts w:cs="Calibri"/>
        </w:rPr>
      </w:pPr>
    </w:p>
    <w:p w:rsidR="00121887" w:rsidRPr="0037499C" w:rsidRDefault="00121887" w:rsidP="003F6369">
      <w:pPr>
        <w:spacing w:after="0" w:line="240" w:lineRule="auto"/>
        <w:ind w:left="630" w:hanging="630"/>
        <w:rPr>
          <w:rFonts w:cs="Calibri"/>
        </w:rPr>
      </w:pPr>
      <w:r w:rsidRPr="0037499C">
        <w:rPr>
          <w:rFonts w:cs="Calibri"/>
          <w:b/>
        </w:rPr>
        <w:t>Device</w:t>
      </w:r>
      <w:r w:rsidRPr="0037499C">
        <w:rPr>
          <w:rFonts w:cs="Calibri"/>
        </w:rPr>
        <w:t xml:space="preserve"> –</w:t>
      </w:r>
      <w:r>
        <w:rPr>
          <w:rFonts w:cs="Calibri"/>
        </w:rPr>
        <w:t xml:space="preserve"> A type of equipment (Machine Tool)</w:t>
      </w:r>
      <w:r w:rsidRPr="0037499C">
        <w:rPr>
          <w:rFonts w:cs="Calibri"/>
        </w:rPr>
        <w:t xml:space="preserve"> or data source</w:t>
      </w:r>
      <w:r>
        <w:rPr>
          <w:rFonts w:cs="Calibri"/>
        </w:rPr>
        <w:t>.</w:t>
      </w:r>
    </w:p>
    <w:p w:rsidR="00121887" w:rsidRPr="0037499C" w:rsidRDefault="00121887" w:rsidP="003F6369">
      <w:pPr>
        <w:spacing w:after="0" w:line="240" w:lineRule="auto"/>
        <w:ind w:left="630" w:hanging="630"/>
        <w:rPr>
          <w:rFonts w:cs="Calibri"/>
        </w:rPr>
      </w:pPr>
    </w:p>
    <w:p w:rsidR="00121887" w:rsidRPr="0037499C" w:rsidRDefault="00121887" w:rsidP="000A6BEE">
      <w:pPr>
        <w:spacing w:after="0" w:line="240" w:lineRule="auto"/>
        <w:rPr>
          <w:rFonts w:cs="Calibri"/>
        </w:rPr>
      </w:pPr>
      <w:r w:rsidRPr="0037499C">
        <w:rPr>
          <w:rFonts w:cs="Calibri"/>
          <w:b/>
        </w:rPr>
        <w:t>Adapter</w:t>
      </w:r>
      <w:r w:rsidRPr="0037499C">
        <w:rPr>
          <w:rFonts w:cs="Calibri"/>
        </w:rPr>
        <w:t xml:space="preserve"> – An optional piece of software (and sometimes hardware) that provides a link or conversion from the data source and data definition in the device to the MTConnect Data definition.   This can be thought of as a translator.    The Adapter is not needed for devices that use MTConnect as their native language.</w:t>
      </w:r>
    </w:p>
    <w:p w:rsidR="00121887" w:rsidRPr="0037499C" w:rsidRDefault="00121887" w:rsidP="003F6369">
      <w:pPr>
        <w:spacing w:after="0" w:line="240" w:lineRule="auto"/>
        <w:ind w:left="630" w:hanging="630"/>
        <w:rPr>
          <w:rFonts w:cs="Calibri"/>
        </w:rPr>
      </w:pPr>
    </w:p>
    <w:p w:rsidR="00121887" w:rsidRPr="0037499C" w:rsidRDefault="00121887" w:rsidP="000A6BEE">
      <w:pPr>
        <w:spacing w:after="0" w:line="240" w:lineRule="auto"/>
        <w:rPr>
          <w:rFonts w:cs="Calibri"/>
        </w:rPr>
      </w:pPr>
      <w:r w:rsidRPr="0037499C">
        <w:rPr>
          <w:rFonts w:cs="Calibri"/>
          <w:b/>
        </w:rPr>
        <w:t xml:space="preserve">Agent </w:t>
      </w:r>
      <w:r w:rsidRPr="0037499C">
        <w:rPr>
          <w:rFonts w:cs="Calibri"/>
        </w:rPr>
        <w:t>– A piece of software that collects, arranges, and stores data from the device.   It receives requests for data from applications, processes those requests, and then transmits the required data.</w:t>
      </w:r>
    </w:p>
    <w:p w:rsidR="00121887" w:rsidRPr="0037499C" w:rsidRDefault="00121887" w:rsidP="003F6369">
      <w:pPr>
        <w:spacing w:after="0" w:line="240" w:lineRule="auto"/>
        <w:ind w:left="630" w:hanging="630"/>
        <w:rPr>
          <w:rFonts w:cs="Calibri"/>
        </w:rPr>
      </w:pPr>
    </w:p>
    <w:p w:rsidR="00121887" w:rsidRPr="0037499C" w:rsidRDefault="00121887" w:rsidP="000A6BEE">
      <w:pPr>
        <w:spacing w:after="0" w:line="240" w:lineRule="auto"/>
        <w:rPr>
          <w:rFonts w:cs="Calibri"/>
        </w:rPr>
      </w:pPr>
      <w:r w:rsidRPr="0037499C">
        <w:rPr>
          <w:rFonts w:cs="Calibri"/>
          <w:b/>
        </w:rPr>
        <w:t xml:space="preserve">Network </w:t>
      </w:r>
      <w:r w:rsidRPr="000A6BEE">
        <w:rPr>
          <w:rFonts w:cs="Calibri"/>
        </w:rPr>
        <w:t>- The</w:t>
      </w:r>
      <w:r w:rsidRPr="0037499C">
        <w:rPr>
          <w:rFonts w:cs="Calibri"/>
        </w:rPr>
        <w:t xml:space="preserve"> physical connection between a data source (device) and the data consumer (application).   Normally, this is an Ethernet network.  The communication on the network normally uses standard internet communications methods – http:// protocol.  It should be noted that the MTConnect Structure is adaptable and can be implemented in conjunction with other networking solutions other than Ethernet and Internet protocols.</w:t>
      </w:r>
    </w:p>
    <w:p w:rsidR="00121887" w:rsidRPr="0037499C" w:rsidRDefault="00121887" w:rsidP="003F6369">
      <w:pPr>
        <w:spacing w:after="0" w:line="240" w:lineRule="auto"/>
        <w:rPr>
          <w:rFonts w:cs="Calibri"/>
        </w:rPr>
      </w:pPr>
    </w:p>
    <w:p w:rsidR="00121887" w:rsidRPr="0037499C" w:rsidRDefault="00121887" w:rsidP="003F6369">
      <w:pPr>
        <w:rPr>
          <w:rFonts w:cs="Calibri"/>
        </w:rPr>
      </w:pPr>
      <w:r w:rsidRPr="0037499C">
        <w:rPr>
          <w:rFonts w:cs="Calibri"/>
          <w:b/>
        </w:rPr>
        <w:t xml:space="preserve">Client </w:t>
      </w:r>
      <w:r>
        <w:rPr>
          <w:rFonts w:cs="Calibri"/>
          <w:b/>
        </w:rPr>
        <w:t>–</w:t>
      </w:r>
      <w:r w:rsidRPr="0037499C">
        <w:rPr>
          <w:rFonts w:cs="Calibri"/>
          <w:b/>
        </w:rPr>
        <w:t xml:space="preserve"> </w:t>
      </w:r>
      <w:r>
        <w:rPr>
          <w:rFonts w:cs="Calibri"/>
        </w:rPr>
        <w:t>A Client</w:t>
      </w:r>
      <w:r w:rsidRPr="0037499C">
        <w:rPr>
          <w:rFonts w:cs="Calibri"/>
        </w:rPr>
        <w:t xml:space="preserve"> initiates all requests for MTConnect data.  </w:t>
      </w:r>
      <w:r>
        <w:rPr>
          <w:rFonts w:cs="Calibri"/>
        </w:rPr>
        <w:t xml:space="preserve">A Client resides in an application or device. </w:t>
      </w:r>
      <w:r w:rsidRPr="0037499C">
        <w:rPr>
          <w:rFonts w:cs="Calibri"/>
        </w:rPr>
        <w:t xml:space="preserve">The Client is a software function in the application </w:t>
      </w:r>
      <w:r>
        <w:rPr>
          <w:rFonts w:cs="Calibri"/>
        </w:rPr>
        <w:t xml:space="preserve">or device </w:t>
      </w:r>
      <w:r w:rsidRPr="0037499C">
        <w:rPr>
          <w:rFonts w:cs="Calibri"/>
        </w:rPr>
        <w:t>that actually requests data from the Agent</w:t>
      </w:r>
      <w:r>
        <w:rPr>
          <w:rFonts w:cs="Calibri"/>
        </w:rPr>
        <w:t>.</w:t>
      </w:r>
      <w:r w:rsidRPr="0037499C">
        <w:rPr>
          <w:rFonts w:cs="Calibri"/>
        </w:rPr>
        <w:t xml:space="preserve"> </w:t>
      </w:r>
    </w:p>
    <w:p w:rsidR="00121887" w:rsidRPr="0037499C" w:rsidRDefault="000C201F" w:rsidP="00796683">
      <w:pPr>
        <w:spacing w:before="240" w:after="0"/>
        <w:jc w:val="center"/>
        <w:rPr>
          <w:rFonts w:cs="Calibri"/>
        </w:rPr>
      </w:pPr>
      <w:r>
        <w:rPr>
          <w:rFonts w:cs="Calibri"/>
          <w:noProof/>
        </w:rPr>
        <w:drawing>
          <wp:inline distT="0" distB="0" distL="0" distR="0">
            <wp:extent cx="5349875" cy="2606675"/>
            <wp:effectExtent l="0" t="0" r="3175" b="317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9875" cy="2606675"/>
                    </a:xfrm>
                    <a:prstGeom prst="rect">
                      <a:avLst/>
                    </a:prstGeom>
                    <a:noFill/>
                    <a:ln>
                      <a:noFill/>
                    </a:ln>
                  </pic:spPr>
                </pic:pic>
              </a:graphicData>
            </a:graphic>
          </wp:inline>
        </w:drawing>
      </w:r>
      <w:r w:rsidR="00121887" w:rsidRPr="00796683">
        <w:rPr>
          <w:rFonts w:cs="Calibri"/>
        </w:rPr>
        <w:t xml:space="preserve"> </w:t>
      </w:r>
    </w:p>
    <w:p w:rsidR="00121887" w:rsidRPr="0037499C" w:rsidRDefault="00121887" w:rsidP="00EA0F00">
      <w:pPr>
        <w:pStyle w:val="FIGURE-title"/>
      </w:pPr>
      <w:bookmarkStart w:id="49" w:name="_Ref294322351"/>
      <w:bookmarkStart w:id="50" w:name="_Toc301722640"/>
      <w:r w:rsidRPr="0037499C">
        <w:t xml:space="preserve">Figure </w:t>
      </w:r>
      <w:r w:rsidR="0054778A">
        <w:fldChar w:fldCharType="begin"/>
      </w:r>
      <w:r w:rsidR="00B34986">
        <w:instrText xml:space="preserve"> SEQ Figure \* ARABIC </w:instrText>
      </w:r>
      <w:r w:rsidR="0054778A">
        <w:fldChar w:fldCharType="separate"/>
      </w:r>
      <w:r w:rsidR="00B34986">
        <w:rPr>
          <w:noProof/>
        </w:rPr>
        <w:t>4</w:t>
      </w:r>
      <w:r w:rsidR="0054778A">
        <w:rPr>
          <w:noProof/>
        </w:rPr>
        <w:fldChar w:fldCharType="end"/>
      </w:r>
      <w:bookmarkEnd w:id="49"/>
      <w:r w:rsidRPr="0037499C">
        <w:t xml:space="preserve"> – </w:t>
      </w:r>
      <w:r>
        <w:t>MTConnect Overview</w:t>
      </w:r>
      <w:bookmarkEnd w:id="50"/>
      <w:r w:rsidRPr="0037499C">
        <w:t xml:space="preserve"> </w:t>
      </w:r>
    </w:p>
    <w:p w:rsidR="00121887" w:rsidRPr="0037499C" w:rsidRDefault="00121887" w:rsidP="003F6369">
      <w:pPr>
        <w:rPr>
          <w:rFonts w:cs="Calibri"/>
        </w:rPr>
      </w:pPr>
      <w:r w:rsidRPr="0037499C">
        <w:rPr>
          <w:rFonts w:cs="Calibri"/>
        </w:rPr>
        <w:lastRenderedPageBreak/>
        <w:t xml:space="preserve">The MTConnect Standard does not restrict the physical implementation of how </w:t>
      </w:r>
      <w:r w:rsidR="00C26F2F">
        <w:rPr>
          <w:rFonts w:cs="Calibri"/>
        </w:rPr>
        <w:t xml:space="preserve">the </w:t>
      </w:r>
      <w:r w:rsidRPr="0037499C">
        <w:rPr>
          <w:rFonts w:cs="Calibri"/>
        </w:rPr>
        <w:t xml:space="preserve">MTConnect system is </w:t>
      </w:r>
      <w:r>
        <w:rPr>
          <w:rFonts w:cs="Calibri"/>
        </w:rPr>
        <w:t>designed</w:t>
      </w:r>
      <w:r w:rsidRPr="0037499C">
        <w:rPr>
          <w:rFonts w:cs="Calibri"/>
        </w:rPr>
        <w:t xml:space="preserve">.   </w:t>
      </w:r>
    </w:p>
    <w:p w:rsidR="00121887" w:rsidRPr="0037499C" w:rsidRDefault="00121887" w:rsidP="00F64C6A">
      <w:pPr>
        <w:pStyle w:val="ListParagraph"/>
        <w:numPr>
          <w:ilvl w:val="0"/>
          <w:numId w:val="20"/>
        </w:numPr>
        <w:suppressAutoHyphens/>
        <w:contextualSpacing w:val="0"/>
        <w:rPr>
          <w:rFonts w:cs="Calibri"/>
        </w:rPr>
      </w:pPr>
      <w:r w:rsidRPr="0037499C">
        <w:rPr>
          <w:rFonts w:cs="Calibri"/>
        </w:rPr>
        <w:t xml:space="preserve"> The Network may be a physical implementation</w:t>
      </w:r>
      <w:r w:rsidR="00C26F2F">
        <w:rPr>
          <w:rFonts w:cs="Calibri"/>
        </w:rPr>
        <w:t>,</w:t>
      </w:r>
      <w:r w:rsidRPr="0037499C">
        <w:rPr>
          <w:rFonts w:cs="Calibri"/>
        </w:rPr>
        <w:t xml:space="preserve"> like an Ethernet network.   It can also be implemented using wireless or other technologies.</w:t>
      </w:r>
    </w:p>
    <w:p w:rsidR="00121887" w:rsidRPr="0037499C" w:rsidRDefault="00121887" w:rsidP="00F64C6A">
      <w:pPr>
        <w:pStyle w:val="ListParagraph"/>
        <w:numPr>
          <w:ilvl w:val="0"/>
          <w:numId w:val="20"/>
        </w:numPr>
        <w:suppressAutoHyphens/>
        <w:contextualSpacing w:val="0"/>
        <w:rPr>
          <w:rFonts w:cs="Calibri"/>
        </w:rPr>
      </w:pPr>
      <w:r w:rsidRPr="0037499C">
        <w:rPr>
          <w:rFonts w:cs="Calibri"/>
        </w:rPr>
        <w:t xml:space="preserve">The Internet Protocol (http) does not mean that your machine is automatically connected outside your plant to the Internet.    This is a communications method only.   Protection of your data is controlled </w:t>
      </w:r>
      <w:r>
        <w:rPr>
          <w:rFonts w:cs="Calibri"/>
        </w:rPr>
        <w:t xml:space="preserve">by your networking standards. </w:t>
      </w:r>
    </w:p>
    <w:p w:rsidR="00121887" w:rsidRPr="0037499C" w:rsidRDefault="00121887" w:rsidP="00F64C6A">
      <w:pPr>
        <w:pStyle w:val="ListParagraph"/>
        <w:numPr>
          <w:ilvl w:val="0"/>
          <w:numId w:val="20"/>
        </w:numPr>
        <w:suppressAutoHyphens/>
        <w:contextualSpacing w:val="0"/>
        <w:rPr>
          <w:rFonts w:cs="Calibri"/>
        </w:rPr>
      </w:pPr>
      <w:r w:rsidRPr="0037499C">
        <w:rPr>
          <w:rFonts w:cs="Calibri"/>
        </w:rPr>
        <w:t xml:space="preserve">There is no specific requirement for where the Adaptor and Agent function is located.   These typically are located at the device.  However, they can be placed anywhere in the networking architecture.   Also, they do not need to be located together.   It is totally MTConnect compliant to have the Adapter installed at the device and the Agent installed along with the Client.    The location of these functions should be considered when implementing MTConnect since they will impact the level of data flow on different segments of your network.   </w:t>
      </w:r>
    </w:p>
    <w:p w:rsidR="00121887" w:rsidRDefault="00121887" w:rsidP="00765806">
      <w:pPr>
        <w:pStyle w:val="Heading1"/>
      </w:pPr>
      <w:bookmarkStart w:id="51" w:name="_Toc294330414"/>
      <w:bookmarkStart w:id="52" w:name="_Toc301722619"/>
      <w:r w:rsidRPr="0037499C">
        <w:t>OPC UA</w:t>
      </w:r>
      <w:bookmarkEnd w:id="51"/>
      <w:bookmarkEnd w:id="52"/>
      <w:r>
        <w:t xml:space="preserve"> </w:t>
      </w:r>
    </w:p>
    <w:p w:rsidR="00121887" w:rsidRPr="000A6BEE" w:rsidRDefault="00121887" w:rsidP="00C26F2F">
      <w:pPr>
        <w:pStyle w:val="Heading2"/>
      </w:pPr>
      <w:bookmarkStart w:id="53" w:name="_Toc294330415"/>
      <w:bookmarkStart w:id="54" w:name="_Toc301722620"/>
      <w:r>
        <w:t>What is OPC UA?</w:t>
      </w:r>
      <w:bookmarkEnd w:id="53"/>
      <w:bookmarkEnd w:id="54"/>
    </w:p>
    <w:p w:rsidR="00121887" w:rsidRPr="0037499C" w:rsidRDefault="00121887" w:rsidP="001C287F">
      <w:pPr>
        <w:rPr>
          <w:rFonts w:cs="Calibri"/>
        </w:rPr>
      </w:pPr>
      <w:r>
        <w:rPr>
          <w:rFonts w:cs="Calibri"/>
        </w:rPr>
        <w:t>OPC UA</w:t>
      </w:r>
      <w:r w:rsidRPr="0037499C">
        <w:rPr>
          <w:rFonts w:cs="Calibri"/>
        </w:rPr>
        <w:t xml:space="preserve"> is </w:t>
      </w:r>
      <w:r>
        <w:rPr>
          <w:rFonts w:cs="Calibri"/>
        </w:rPr>
        <w:t>an open and royalty</w:t>
      </w:r>
      <w:r w:rsidR="00C26F2F">
        <w:rPr>
          <w:rFonts w:cs="Calibri"/>
        </w:rPr>
        <w:t xml:space="preserve"> free</w:t>
      </w:r>
      <w:r>
        <w:rPr>
          <w:rFonts w:cs="Calibri"/>
        </w:rPr>
        <w:t xml:space="preserve"> set of standards </w:t>
      </w:r>
      <w:r w:rsidRPr="0037499C">
        <w:rPr>
          <w:rFonts w:cs="Calibri"/>
        </w:rPr>
        <w:t>designed as</w:t>
      </w:r>
      <w:r w:rsidR="00FF4898">
        <w:rPr>
          <w:rFonts w:cs="Calibri"/>
        </w:rPr>
        <w:t xml:space="preserve"> a</w:t>
      </w:r>
      <w:r w:rsidRPr="0037499C">
        <w:rPr>
          <w:rFonts w:cs="Calibri"/>
        </w:rPr>
        <w:t xml:space="preserve"> universal factory floor communications protocol.</w:t>
      </w:r>
    </w:p>
    <w:p w:rsidR="00121887" w:rsidRDefault="00121887" w:rsidP="001C287F">
      <w:pPr>
        <w:rPr>
          <w:rFonts w:cs="Calibri"/>
        </w:rPr>
      </w:pPr>
      <w:r>
        <w:rPr>
          <w:rFonts w:cs="Calibri"/>
        </w:rPr>
        <w:t>OPC UA</w:t>
      </w:r>
      <w:r w:rsidRPr="0037499C">
        <w:rPr>
          <w:rFonts w:cs="Calibri"/>
        </w:rPr>
        <w:t xml:space="preserve"> is designed specifically for the </w:t>
      </w:r>
      <w:r>
        <w:rPr>
          <w:rFonts w:cs="Calibri"/>
        </w:rPr>
        <w:t>factory</w:t>
      </w:r>
      <w:r w:rsidRPr="0037499C">
        <w:rPr>
          <w:rFonts w:cs="Calibri"/>
        </w:rPr>
        <w:t xml:space="preserve"> environment.  While there are numerous communication solutions available, </w:t>
      </w:r>
      <w:r>
        <w:rPr>
          <w:rFonts w:cs="Calibri"/>
        </w:rPr>
        <w:t>OPC UA</w:t>
      </w:r>
      <w:r w:rsidRPr="0037499C">
        <w:rPr>
          <w:rFonts w:cs="Calibri"/>
        </w:rPr>
        <w:t xml:space="preserve"> </w:t>
      </w:r>
      <w:r>
        <w:rPr>
          <w:rFonts w:cs="Calibri"/>
        </w:rPr>
        <w:t>combines a state of art security model</w:t>
      </w:r>
      <w:r w:rsidR="001C2B0E">
        <w:rPr>
          <w:rFonts w:cs="Calibri"/>
        </w:rPr>
        <w:t xml:space="preserve"> (see </w:t>
      </w:r>
      <w:r w:rsidR="0054778A">
        <w:rPr>
          <w:rFonts w:cs="Calibri"/>
        </w:rPr>
        <w:fldChar w:fldCharType="begin"/>
      </w:r>
      <w:r w:rsidR="001C2B0E">
        <w:rPr>
          <w:rFonts w:cs="Calibri"/>
        </w:rPr>
        <w:instrText xml:space="preserve"> REF UAPart2 \h </w:instrText>
      </w:r>
      <w:r w:rsidR="0054778A">
        <w:rPr>
          <w:rFonts w:cs="Calibri"/>
        </w:rPr>
      </w:r>
      <w:r w:rsidR="0054778A">
        <w:rPr>
          <w:rFonts w:cs="Calibri"/>
        </w:rPr>
        <w:fldChar w:fldCharType="separate"/>
      </w:r>
      <w:r w:rsidR="001C2B0E" w:rsidRPr="0037499C">
        <w:t>[UA Part 2]</w:t>
      </w:r>
      <w:r w:rsidR="0054778A">
        <w:rPr>
          <w:rFonts w:cs="Calibri"/>
        </w:rPr>
        <w:fldChar w:fldCharType="end"/>
      </w:r>
      <w:r w:rsidR="001C2B0E">
        <w:rPr>
          <w:rFonts w:cs="Calibri"/>
        </w:rPr>
        <w:t>)</w:t>
      </w:r>
      <w:r>
        <w:rPr>
          <w:rFonts w:cs="Calibri"/>
        </w:rPr>
        <w:t xml:space="preserve">, a fault tolerant communication protocol and an information modeling framework that allows application developers to represent their data the in a way that makes sense to them.  </w:t>
      </w:r>
    </w:p>
    <w:p w:rsidR="00121887" w:rsidRPr="0037499C" w:rsidRDefault="00121887" w:rsidP="001C287F">
      <w:pPr>
        <w:rPr>
          <w:rFonts w:cs="Calibri"/>
        </w:rPr>
      </w:pPr>
      <w:r>
        <w:rPr>
          <w:rFonts w:cs="Calibri"/>
        </w:rPr>
        <w:t>OPC UA has a broad scope which delivers for economies of scale for application developers. This means that a larger number of high quality applications at a reasonable cost are available to factory owners. When combined with powerful semantic models such as MTConnect, OPC UA makes it easier for factory owners to access data via generic commercial application.</w:t>
      </w:r>
    </w:p>
    <w:p w:rsidR="00121887" w:rsidRPr="0037499C" w:rsidRDefault="00121887" w:rsidP="001C287F">
      <w:pPr>
        <w:rPr>
          <w:rFonts w:cs="Calibri"/>
        </w:rPr>
      </w:pPr>
      <w:r w:rsidRPr="0037499C">
        <w:rPr>
          <w:rFonts w:cs="Calibri"/>
        </w:rPr>
        <w:t xml:space="preserve">The </w:t>
      </w:r>
      <w:r>
        <w:rPr>
          <w:rFonts w:cs="Calibri"/>
        </w:rPr>
        <w:t>OPC UA</w:t>
      </w:r>
      <w:r w:rsidRPr="0037499C">
        <w:rPr>
          <w:rFonts w:cs="Calibri"/>
        </w:rPr>
        <w:t xml:space="preserve"> model </w:t>
      </w:r>
      <w:r>
        <w:rPr>
          <w:rFonts w:cs="Calibri"/>
        </w:rPr>
        <w:t>is scalable from small devices to ERP systems. OPC UA</w:t>
      </w:r>
      <w:r w:rsidRPr="0037499C">
        <w:rPr>
          <w:rFonts w:cs="Calibri"/>
        </w:rPr>
        <w:t xml:space="preserve"> devices process information locally and then provide that data in a consistent format to any application </w:t>
      </w:r>
      <w:r>
        <w:rPr>
          <w:rFonts w:cs="Calibri"/>
        </w:rPr>
        <w:t>requesting data</w:t>
      </w:r>
      <w:r w:rsidR="00C26F2F">
        <w:rPr>
          <w:rFonts w:cs="Calibri"/>
        </w:rPr>
        <w:t xml:space="preserve"> </w:t>
      </w:r>
      <w:r w:rsidRPr="0037499C">
        <w:rPr>
          <w:rFonts w:cs="Calibri"/>
        </w:rPr>
        <w:t xml:space="preserve">- ERP, MES, </w:t>
      </w:r>
      <w:r w:rsidR="00FF4898">
        <w:rPr>
          <w:rFonts w:cs="Calibri"/>
        </w:rPr>
        <w:t>PMS</w:t>
      </w:r>
      <w:r w:rsidRPr="0037499C">
        <w:rPr>
          <w:rFonts w:cs="Calibri"/>
        </w:rPr>
        <w:t>, Maintenance Systems</w:t>
      </w:r>
      <w:r w:rsidR="0071026D">
        <w:rPr>
          <w:rFonts w:cs="Calibri"/>
        </w:rPr>
        <w:t>, HMI, Smart</w:t>
      </w:r>
      <w:r w:rsidR="001C2B0E">
        <w:rPr>
          <w:rFonts w:cs="Calibri"/>
        </w:rPr>
        <w:t>p</w:t>
      </w:r>
      <w:r w:rsidR="0071026D">
        <w:rPr>
          <w:rFonts w:cs="Calibri"/>
        </w:rPr>
        <w:t xml:space="preserve">hone </w:t>
      </w:r>
      <w:r w:rsidRPr="0037499C">
        <w:rPr>
          <w:rFonts w:cs="Calibri"/>
        </w:rPr>
        <w:t xml:space="preserve"> or a standard Browser, for examples.   </w:t>
      </w:r>
      <w:r w:rsidR="001C2B0E">
        <w:rPr>
          <w:rFonts w:cs="Calibri"/>
        </w:rPr>
        <w:t xml:space="preserve">For a more complete overview see </w:t>
      </w:r>
      <w:r w:rsidR="0054778A">
        <w:rPr>
          <w:rFonts w:cs="Calibri"/>
        </w:rPr>
        <w:fldChar w:fldCharType="begin"/>
      </w:r>
      <w:r w:rsidR="001C2B0E">
        <w:rPr>
          <w:rFonts w:cs="Calibri"/>
        </w:rPr>
        <w:instrText xml:space="preserve"> REF UAPart1 \h </w:instrText>
      </w:r>
      <w:r w:rsidR="0054778A">
        <w:rPr>
          <w:rFonts w:cs="Calibri"/>
        </w:rPr>
      </w:r>
      <w:r w:rsidR="0054778A">
        <w:rPr>
          <w:rFonts w:cs="Calibri"/>
        </w:rPr>
        <w:fldChar w:fldCharType="separate"/>
      </w:r>
      <w:r w:rsidR="001C2B0E" w:rsidRPr="0037499C">
        <w:t>[UA Part 1]</w:t>
      </w:r>
      <w:r w:rsidR="0054778A">
        <w:rPr>
          <w:rFonts w:cs="Calibri"/>
        </w:rPr>
        <w:fldChar w:fldCharType="end"/>
      </w:r>
      <w:r w:rsidR="001C2B0E">
        <w:rPr>
          <w:rFonts w:cs="Calibri"/>
        </w:rPr>
        <w:t>.</w:t>
      </w:r>
    </w:p>
    <w:p w:rsidR="00121887" w:rsidRPr="0037499C" w:rsidRDefault="00121887" w:rsidP="00C26F2F">
      <w:pPr>
        <w:pStyle w:val="Heading2"/>
      </w:pPr>
      <w:bookmarkStart w:id="55" w:name="_Toc294330416"/>
      <w:bookmarkStart w:id="56" w:name="_Toc301722621"/>
      <w:r>
        <w:lastRenderedPageBreak/>
        <w:t>Basics of OPC UA</w:t>
      </w:r>
      <w:bookmarkEnd w:id="55"/>
      <w:bookmarkEnd w:id="56"/>
    </w:p>
    <w:p w:rsidR="00121887" w:rsidRPr="0037499C" w:rsidRDefault="00121887" w:rsidP="00DD5FB3">
      <w:pPr>
        <w:spacing w:after="0" w:line="240" w:lineRule="auto"/>
        <w:rPr>
          <w:rFonts w:cs="Calibri"/>
        </w:rPr>
      </w:pPr>
      <w:r w:rsidRPr="0037499C">
        <w:rPr>
          <w:rFonts w:cs="Calibri"/>
        </w:rPr>
        <w:t xml:space="preserve">As an Open Standard, </w:t>
      </w:r>
      <w:r>
        <w:rPr>
          <w:rFonts w:cs="Calibri"/>
        </w:rPr>
        <w:t>OPC UA</w:t>
      </w:r>
      <w:r w:rsidRPr="0037499C">
        <w:rPr>
          <w:rFonts w:cs="Calibri"/>
        </w:rPr>
        <w:t xml:space="preserve"> is based on standard Internet technologies – </w:t>
      </w:r>
      <w:r>
        <w:rPr>
          <w:rFonts w:cs="Calibri"/>
        </w:rPr>
        <w:t xml:space="preserve">TCP/IP, </w:t>
      </w:r>
      <w:r w:rsidRPr="0037499C">
        <w:rPr>
          <w:rFonts w:cs="Calibri"/>
        </w:rPr>
        <w:t>HTTP</w:t>
      </w:r>
      <w:r>
        <w:rPr>
          <w:rFonts w:cs="Calibri"/>
        </w:rPr>
        <w:t>, Ethernet, and XML.</w:t>
      </w:r>
    </w:p>
    <w:p w:rsidR="00121887" w:rsidRPr="0037499C" w:rsidRDefault="00121887" w:rsidP="00DD5FB3">
      <w:pPr>
        <w:spacing w:after="0" w:line="240" w:lineRule="auto"/>
        <w:rPr>
          <w:rFonts w:cs="Calibri"/>
        </w:rPr>
      </w:pPr>
    </w:p>
    <w:p w:rsidR="00121887" w:rsidRDefault="00121887" w:rsidP="00DD5FB3">
      <w:pPr>
        <w:spacing w:after="0" w:line="240" w:lineRule="auto"/>
        <w:rPr>
          <w:rFonts w:cs="Calibri"/>
        </w:rPr>
      </w:pPr>
      <w:r w:rsidRPr="0037499C">
        <w:rPr>
          <w:rFonts w:cs="Calibri"/>
        </w:rPr>
        <w:t>As an Extensible Standard,</w:t>
      </w:r>
      <w:r w:rsidR="0071026D">
        <w:rPr>
          <w:rFonts w:cs="Calibri"/>
        </w:rPr>
        <w:t xml:space="preserve"> </w:t>
      </w:r>
      <w:r w:rsidR="001C2B0E">
        <w:rPr>
          <w:rFonts w:cs="Calibri"/>
        </w:rPr>
        <w:t>OPC UA provides a</w:t>
      </w:r>
      <w:r w:rsidR="0071026D">
        <w:rPr>
          <w:rFonts w:cs="Calibri"/>
        </w:rPr>
        <w:t xml:space="preserve"> set of services</w:t>
      </w:r>
      <w:r w:rsidR="001C2B0E">
        <w:rPr>
          <w:rFonts w:cs="Calibri"/>
        </w:rPr>
        <w:t xml:space="preserve"> (see </w:t>
      </w:r>
      <w:r w:rsidR="0054778A">
        <w:rPr>
          <w:rFonts w:cs="Calibri"/>
        </w:rPr>
        <w:fldChar w:fldCharType="begin"/>
      </w:r>
      <w:r w:rsidR="001C2B0E">
        <w:rPr>
          <w:rFonts w:cs="Calibri"/>
        </w:rPr>
        <w:instrText xml:space="preserve"> REF UAPart4 \h </w:instrText>
      </w:r>
      <w:r w:rsidR="0054778A">
        <w:rPr>
          <w:rFonts w:cs="Calibri"/>
        </w:rPr>
      </w:r>
      <w:r w:rsidR="0054778A">
        <w:rPr>
          <w:rFonts w:cs="Calibri"/>
        </w:rPr>
        <w:fldChar w:fldCharType="separate"/>
      </w:r>
      <w:r w:rsidR="001C2B0E" w:rsidRPr="0037499C">
        <w:rPr>
          <w:rFonts w:eastAsia="MS Mincho"/>
          <w:lang w:eastAsia="ja-JP"/>
        </w:rPr>
        <w:t>[UA Part 4]</w:t>
      </w:r>
      <w:r w:rsidR="0054778A">
        <w:rPr>
          <w:rFonts w:cs="Calibri"/>
        </w:rPr>
        <w:fldChar w:fldCharType="end"/>
      </w:r>
      <w:r w:rsidR="001C2B0E">
        <w:rPr>
          <w:rFonts w:cs="Calibri"/>
        </w:rPr>
        <w:t>)</w:t>
      </w:r>
      <w:r w:rsidR="0071026D">
        <w:rPr>
          <w:rFonts w:cs="Calibri"/>
        </w:rPr>
        <w:t xml:space="preserve"> and a basic information model framework.  </w:t>
      </w:r>
      <w:r w:rsidRPr="0037499C">
        <w:rPr>
          <w:rFonts w:cs="Calibri"/>
        </w:rPr>
        <w:t xml:space="preserve"> </w:t>
      </w:r>
      <w:r w:rsidR="0071026D">
        <w:rPr>
          <w:rFonts w:cs="Calibri"/>
        </w:rPr>
        <w:t>This</w:t>
      </w:r>
      <w:r>
        <w:rPr>
          <w:rFonts w:cs="Calibri"/>
        </w:rPr>
        <w:t xml:space="preserve"> framework </w:t>
      </w:r>
      <w:r w:rsidR="0071026D">
        <w:rPr>
          <w:rFonts w:cs="Calibri"/>
        </w:rPr>
        <w:t xml:space="preserve">provides an easy manner </w:t>
      </w:r>
      <w:r w:rsidRPr="0037499C">
        <w:rPr>
          <w:rFonts w:cs="Calibri"/>
        </w:rPr>
        <w:t xml:space="preserve">for </w:t>
      </w:r>
      <w:r>
        <w:rPr>
          <w:rFonts w:cs="Calibri"/>
        </w:rPr>
        <w:t>creating and exposing vendor defined information in a standard way. More importantly all OPC UA Clients are expected to be able to discover and use vendor defined information. This means OPC UA users can benefit from the economies of scale that come with generic visualization and historian applications. This specification is an example of an OPC UA Information Model designed to meet the needs of Machine Tool developers and users.</w:t>
      </w:r>
    </w:p>
    <w:p w:rsidR="00121887" w:rsidRPr="0037499C" w:rsidRDefault="00121887" w:rsidP="00DD5FB3">
      <w:pPr>
        <w:spacing w:after="0" w:line="240" w:lineRule="auto"/>
        <w:rPr>
          <w:rFonts w:cs="Calibri"/>
        </w:rPr>
      </w:pPr>
    </w:p>
    <w:p w:rsidR="00121887" w:rsidRDefault="00121887" w:rsidP="00DD5FB3">
      <w:pPr>
        <w:spacing w:after="0" w:line="240" w:lineRule="auto"/>
        <w:rPr>
          <w:rFonts w:cs="Calibri"/>
        </w:rPr>
      </w:pPr>
      <w:r>
        <w:rPr>
          <w:rFonts w:cs="Calibri"/>
        </w:rPr>
        <w:t xml:space="preserve">OPC UA Clients can be any consumer of factory data from another device on the network to browser base thin clients and ERP systems. The full scope of OPC UA applications are shown in </w:t>
      </w:r>
      <w:r w:rsidR="0054778A">
        <w:rPr>
          <w:rFonts w:cs="Calibri"/>
        </w:rPr>
        <w:fldChar w:fldCharType="begin"/>
      </w:r>
      <w:r>
        <w:rPr>
          <w:rFonts w:cs="Calibri"/>
        </w:rPr>
        <w:instrText xml:space="preserve"> REF _Ref294331370 \h </w:instrText>
      </w:r>
      <w:r w:rsidR="0054778A">
        <w:rPr>
          <w:rFonts w:cs="Calibri"/>
        </w:rPr>
      </w:r>
      <w:r w:rsidR="0054778A">
        <w:rPr>
          <w:rFonts w:cs="Calibri"/>
        </w:rPr>
        <w:fldChar w:fldCharType="separate"/>
      </w:r>
      <w:r w:rsidR="00B34986" w:rsidRPr="0037499C">
        <w:t xml:space="preserve">Figure </w:t>
      </w:r>
      <w:r w:rsidR="00B34986">
        <w:rPr>
          <w:noProof/>
        </w:rPr>
        <w:t>5</w:t>
      </w:r>
      <w:r w:rsidR="0054778A">
        <w:rPr>
          <w:rFonts w:cs="Calibri"/>
        </w:rPr>
        <w:fldChar w:fldCharType="end"/>
      </w:r>
      <w:r>
        <w:rPr>
          <w:rFonts w:cs="Calibri"/>
        </w:rPr>
        <w:t>.</w:t>
      </w:r>
    </w:p>
    <w:p w:rsidR="00121887" w:rsidRPr="0037499C" w:rsidRDefault="00121887" w:rsidP="00796683">
      <w:pPr>
        <w:spacing w:before="240" w:after="0"/>
        <w:jc w:val="center"/>
        <w:rPr>
          <w:rFonts w:cs="Calibri"/>
        </w:rPr>
      </w:pPr>
      <w:r>
        <w:object w:dxaOrig="7190" w:dyaOrig="5390">
          <v:shape id="_x0000_i1029" type="#_x0000_t75" style="width:356.85pt;height:267.35pt" o:ole="">
            <v:imagedata r:id="rId32" o:title=""/>
          </v:shape>
          <o:OLEObject Type="Embed" ProgID="PowerPoint.Slide.12" ShapeID="_x0000_i1029" DrawAspect="Content" ObjectID="_1420242382" r:id="rId33"/>
        </w:object>
      </w:r>
    </w:p>
    <w:p w:rsidR="00121887" w:rsidRPr="0037499C" w:rsidRDefault="00121887" w:rsidP="00EA0F00">
      <w:pPr>
        <w:pStyle w:val="FIGURE-title"/>
      </w:pPr>
      <w:bookmarkStart w:id="57" w:name="_Ref294331370"/>
      <w:bookmarkStart w:id="58" w:name="_Toc301722641"/>
      <w:r w:rsidRPr="0037499C">
        <w:t xml:space="preserve">Figure </w:t>
      </w:r>
      <w:r w:rsidR="0054778A">
        <w:fldChar w:fldCharType="begin"/>
      </w:r>
      <w:r w:rsidR="00B34986">
        <w:instrText xml:space="preserve"> SEQ Figure \* ARABIC </w:instrText>
      </w:r>
      <w:r w:rsidR="0054778A">
        <w:fldChar w:fldCharType="separate"/>
      </w:r>
      <w:r w:rsidR="00B34986">
        <w:rPr>
          <w:noProof/>
        </w:rPr>
        <w:t>5</w:t>
      </w:r>
      <w:r w:rsidR="0054778A">
        <w:rPr>
          <w:noProof/>
        </w:rPr>
        <w:fldChar w:fldCharType="end"/>
      </w:r>
      <w:bookmarkEnd w:id="57"/>
      <w:r w:rsidRPr="0037499C">
        <w:t xml:space="preserve"> – </w:t>
      </w:r>
      <w:r>
        <w:t>The Scope of OPC UA within an Enterprise</w:t>
      </w:r>
      <w:bookmarkEnd w:id="58"/>
      <w:r w:rsidRPr="0037499C">
        <w:t xml:space="preserve"> </w:t>
      </w:r>
    </w:p>
    <w:p w:rsidR="00E80F58" w:rsidRPr="0037499C" w:rsidRDefault="00E80F58" w:rsidP="00E80F58">
      <w:pPr>
        <w:spacing w:after="0" w:line="240" w:lineRule="auto"/>
        <w:rPr>
          <w:rFonts w:cs="Calibri"/>
        </w:rPr>
      </w:pPr>
    </w:p>
    <w:p w:rsidR="00121887" w:rsidRDefault="00121887" w:rsidP="00C26F2F">
      <w:pPr>
        <w:pStyle w:val="Heading2"/>
      </w:pPr>
      <w:bookmarkStart w:id="59" w:name="_Toc294330417"/>
      <w:bookmarkStart w:id="60" w:name="_Toc301722622"/>
      <w:r>
        <w:t xml:space="preserve">Information </w:t>
      </w:r>
      <w:r w:rsidRPr="00765806">
        <w:t>Modeling</w:t>
      </w:r>
      <w:r>
        <w:t xml:space="preserve"> in OPC UA</w:t>
      </w:r>
      <w:bookmarkEnd w:id="59"/>
      <w:bookmarkEnd w:id="60"/>
    </w:p>
    <w:p w:rsidR="00121887" w:rsidRPr="0037499C" w:rsidRDefault="00121887" w:rsidP="0052053D">
      <w:pPr>
        <w:pStyle w:val="Heading3"/>
      </w:pPr>
      <w:bookmarkStart w:id="61" w:name="_Toc294330418"/>
      <w:bookmarkStart w:id="62" w:name="_Toc301722623"/>
      <w:r w:rsidRPr="0037499C">
        <w:t>Concepts</w:t>
      </w:r>
      <w:bookmarkEnd w:id="61"/>
      <w:bookmarkEnd w:id="62"/>
    </w:p>
    <w:p w:rsidR="00121887" w:rsidRPr="0037499C" w:rsidRDefault="00121887" w:rsidP="00FD5ED8">
      <w:pPr>
        <w:rPr>
          <w:rFonts w:cs="Calibri"/>
        </w:rPr>
      </w:pPr>
      <w:r w:rsidRPr="0037499C">
        <w:rPr>
          <w:rFonts w:cs="Calibri"/>
        </w:rPr>
        <w:t xml:space="preserve">OPC UA provides a framework that can be used to represent complex information as Objects in an address space which can be accessed with standard web services. These Objects consist of Nodes connected by References. Different classes of Nodes convey different semantics. For </w:t>
      </w:r>
      <w:r w:rsidRPr="0037499C">
        <w:rPr>
          <w:rFonts w:cs="Calibri"/>
        </w:rPr>
        <w:lastRenderedPageBreak/>
        <w:t>example a Variable Node represents a value that can be read or written.</w:t>
      </w:r>
      <w:r w:rsidR="00A35A34">
        <w:rPr>
          <w:rFonts w:cs="Calibri"/>
        </w:rPr>
        <w:t xml:space="preserve"> The Variable Node has an associated DataType that can define the actual value, such as a string, float, structure etc. It can also describe the variable value as a variant. </w:t>
      </w:r>
      <w:r w:rsidRPr="0037499C">
        <w:rPr>
          <w:rFonts w:cs="Calibri"/>
        </w:rPr>
        <w:t xml:space="preserve"> A Method Node represents a function that can be called. Every Node has a number of Attributes including a unique identifier called a NodeId and non-localized name called as BrowseName.  An Object representing a ‘Reservation’ is shown in </w:t>
      </w:r>
      <w:fldSimple w:instr=" REF _Ref285633454 \h  \* MERGEFORMAT ">
        <w:r w:rsidR="00B34986" w:rsidRPr="00B34986">
          <w:rPr>
            <w:rFonts w:cs="Calibri"/>
          </w:rPr>
          <w:t>Figure 6</w:t>
        </w:r>
      </w:fldSimple>
      <w:r w:rsidRPr="0037499C">
        <w:rPr>
          <w:rFonts w:cs="Calibri"/>
        </w:rPr>
        <w:t>.</w:t>
      </w:r>
    </w:p>
    <w:p w:rsidR="00121887" w:rsidRPr="0037499C" w:rsidRDefault="00121887" w:rsidP="003663B1">
      <w:pPr>
        <w:spacing w:before="240" w:after="0"/>
        <w:rPr>
          <w:rFonts w:cs="Calibri"/>
        </w:rPr>
      </w:pPr>
      <w:r w:rsidRPr="0037499C">
        <w:rPr>
          <w:rFonts w:cs="Calibri"/>
        </w:rPr>
        <w:object w:dxaOrig="9765" w:dyaOrig="2890">
          <v:shape id="_x0000_i1030" type="#_x0000_t75" style="width:477.7pt;height:145.25pt" o:ole="">
            <v:imagedata r:id="rId34" o:title=""/>
          </v:shape>
          <o:OLEObject Type="Embed" ProgID="Visio.Drawing.11" ShapeID="_x0000_i1030" DrawAspect="Content" ObjectID="_1420242383" r:id="rId35"/>
        </w:object>
      </w:r>
    </w:p>
    <w:p w:rsidR="00121887" w:rsidRPr="0037499C" w:rsidRDefault="00121887" w:rsidP="00EA0F00">
      <w:pPr>
        <w:pStyle w:val="FIGURE-title"/>
      </w:pPr>
      <w:bookmarkStart w:id="63" w:name="_Ref285633454"/>
      <w:bookmarkStart w:id="64" w:name="_Toc301722642"/>
      <w:r w:rsidRPr="0037499C">
        <w:t xml:space="preserve">Figure </w:t>
      </w:r>
      <w:r w:rsidR="0054778A">
        <w:fldChar w:fldCharType="begin"/>
      </w:r>
      <w:r w:rsidR="00B34986">
        <w:instrText xml:space="preserve"> SEQ Figure \* ARABIC </w:instrText>
      </w:r>
      <w:r w:rsidR="0054778A">
        <w:fldChar w:fldCharType="separate"/>
      </w:r>
      <w:r w:rsidR="00B34986">
        <w:rPr>
          <w:noProof/>
        </w:rPr>
        <w:t>6</w:t>
      </w:r>
      <w:r w:rsidR="0054778A">
        <w:rPr>
          <w:noProof/>
        </w:rPr>
        <w:fldChar w:fldCharType="end"/>
      </w:r>
      <w:bookmarkEnd w:id="63"/>
      <w:r w:rsidRPr="0037499C">
        <w:t xml:space="preserve"> – A Basic Object in an OPC UA Address Space</w:t>
      </w:r>
      <w:bookmarkEnd w:id="64"/>
      <w:r w:rsidRPr="0037499C">
        <w:t xml:space="preserve"> </w:t>
      </w:r>
    </w:p>
    <w:p w:rsidR="00121887" w:rsidRDefault="00121887" w:rsidP="003663B1">
      <w:pPr>
        <w:rPr>
          <w:rFonts w:cs="Calibri"/>
        </w:rPr>
      </w:pPr>
      <w:r w:rsidRPr="0037499C">
        <w:rPr>
          <w:rFonts w:cs="Calibri"/>
        </w:rPr>
        <w:t xml:space="preserve">Object and Variable Nodes are called Instance Nodes always reference a Type Definition (ObjectType or VariableType) Node which describes their semantics and structure. </w:t>
      </w:r>
      <w:fldSimple w:instr=" REF  _Ref285633471 \h  \* MERGEFORMAT ">
        <w:r w:rsidR="00B34986" w:rsidRPr="00B34986">
          <w:rPr>
            <w:rFonts w:cs="Calibri"/>
          </w:rPr>
          <w:t>Figure 7</w:t>
        </w:r>
      </w:fldSimple>
      <w:r w:rsidRPr="0037499C">
        <w:rPr>
          <w:rFonts w:cs="Calibri"/>
        </w:rPr>
        <w:t xml:space="preserve"> illustrates the relationship between an Instance and its Type Definition.</w:t>
      </w:r>
    </w:p>
    <w:p w:rsidR="00121887" w:rsidRDefault="00121887" w:rsidP="003663B1">
      <w:pPr>
        <w:rPr>
          <w:rFonts w:cs="Calibri"/>
        </w:rPr>
      </w:pPr>
      <w:r>
        <w:rPr>
          <w:rFonts w:cs="Calibri"/>
        </w:rPr>
        <w:t xml:space="preserve">The Type Nodes are templates that define all of the children that can be present in an Instance of the Type. In the example in </w:t>
      </w:r>
      <w:r w:rsidR="0054778A">
        <w:rPr>
          <w:rFonts w:cs="Calibri"/>
        </w:rPr>
        <w:fldChar w:fldCharType="begin"/>
      </w:r>
      <w:r>
        <w:rPr>
          <w:rFonts w:cs="Calibri"/>
        </w:rPr>
        <w:instrText xml:space="preserve"> REF _Ref285633471 \h </w:instrText>
      </w:r>
      <w:r w:rsidR="0054778A">
        <w:rPr>
          <w:rFonts w:cs="Calibri"/>
        </w:rPr>
      </w:r>
      <w:r w:rsidR="0054778A">
        <w:rPr>
          <w:rFonts w:cs="Calibri"/>
        </w:rPr>
        <w:fldChar w:fldCharType="separate"/>
      </w:r>
      <w:r w:rsidR="00B34986" w:rsidRPr="0037499C">
        <w:t xml:space="preserve">Figure </w:t>
      </w:r>
      <w:r w:rsidR="00B34986">
        <w:rPr>
          <w:noProof/>
        </w:rPr>
        <w:t>7</w:t>
      </w:r>
      <w:r w:rsidR="0054778A">
        <w:rPr>
          <w:rFonts w:cs="Calibri"/>
        </w:rPr>
        <w:fldChar w:fldCharType="end"/>
      </w:r>
      <w:r>
        <w:rPr>
          <w:rFonts w:cs="Calibri"/>
        </w:rPr>
        <w:t xml:space="preserve"> the </w:t>
      </w:r>
      <w:proofErr w:type="spellStart"/>
      <w:r>
        <w:rPr>
          <w:rFonts w:cs="Calibri"/>
        </w:rPr>
        <w:t>PersonType</w:t>
      </w:r>
      <w:proofErr w:type="spellEnd"/>
      <w:r>
        <w:rPr>
          <w:rFonts w:cs="Calibri"/>
        </w:rPr>
        <w:t xml:space="preserve"> ObjectType defines two children: First Name and Last Name. All instances of </w:t>
      </w:r>
      <w:proofErr w:type="spellStart"/>
      <w:r>
        <w:rPr>
          <w:rFonts w:cs="Calibri"/>
        </w:rPr>
        <w:t>PersonType</w:t>
      </w:r>
      <w:proofErr w:type="spellEnd"/>
      <w:r>
        <w:rPr>
          <w:rFonts w:cs="Calibri"/>
        </w:rPr>
        <w:t xml:space="preserve"> are expected to have the same children with the same BrowseNames. Within a Type the BrowseNames uniquely identify the child. This means Client applications can be designed to search for children based on the BrowseNames from the Type instead of NodeIds. This eliminates the need for manual reconfiguration of systems if a Client uses Types that multiple devices implement.</w:t>
      </w:r>
    </w:p>
    <w:p w:rsidR="004F622D" w:rsidRPr="0037499C" w:rsidRDefault="004F622D" w:rsidP="003663B1">
      <w:pPr>
        <w:rPr>
          <w:rFonts w:cs="Calibri"/>
        </w:rPr>
      </w:pPr>
      <w:r>
        <w:rPr>
          <w:rFonts w:cs="Calibri"/>
        </w:rPr>
        <w:t xml:space="preserve">OPC UA also supports the concept of sub typing.  This allows a modeler to take an existing type and extend it.  There are rule regarding sub typing defined in </w:t>
      </w:r>
      <w:r w:rsidR="0054778A">
        <w:rPr>
          <w:rFonts w:cs="Calibri"/>
        </w:rPr>
        <w:fldChar w:fldCharType="begin"/>
      </w:r>
      <w:r>
        <w:rPr>
          <w:rFonts w:cs="Calibri"/>
        </w:rPr>
        <w:instrText xml:space="preserve"> REF UAPart3 \h </w:instrText>
      </w:r>
      <w:r w:rsidR="0054778A">
        <w:rPr>
          <w:rFonts w:cs="Calibri"/>
        </w:rPr>
      </w:r>
      <w:r w:rsidR="0054778A">
        <w:rPr>
          <w:rFonts w:cs="Calibri"/>
        </w:rPr>
        <w:fldChar w:fldCharType="separate"/>
      </w:r>
      <w:r w:rsidRPr="0037499C">
        <w:t>[UA Part 3]</w:t>
      </w:r>
      <w:r w:rsidR="0054778A">
        <w:rPr>
          <w:rFonts w:cs="Calibri"/>
        </w:rPr>
        <w:fldChar w:fldCharType="end"/>
      </w:r>
      <w:r>
        <w:rPr>
          <w:rFonts w:cs="Calibri"/>
        </w:rPr>
        <w:t>, but in general they allow the extension of a given type or the restriction of a DataType. For example the modeler may decide that the existing ObjectType in some cases needs an additional variable.  The modeler can create a subtype the object and add the variable.  A client that is expecting the parent type can treat the new type as if it was of the parent type.  With regard to DataTypes, if a variable is defined to have a numeric value, a sub type could restrict the Value to a float.</w:t>
      </w:r>
    </w:p>
    <w:p w:rsidR="00121887" w:rsidRPr="0037499C" w:rsidRDefault="00121887" w:rsidP="0039270F">
      <w:pPr>
        <w:jc w:val="center"/>
        <w:rPr>
          <w:rFonts w:cs="Calibri"/>
        </w:rPr>
      </w:pPr>
      <w:r w:rsidRPr="0037499C">
        <w:rPr>
          <w:rFonts w:cs="Calibri"/>
        </w:rPr>
        <w:object w:dxaOrig="9182" w:dyaOrig="4029">
          <v:shape id="_x0000_i1031" type="#_x0000_t75" style="width:458.9pt;height:201.6pt" o:ole="">
            <v:imagedata r:id="rId36" o:title=""/>
          </v:shape>
          <o:OLEObject Type="Embed" ProgID="Visio.Drawing.11" ShapeID="_x0000_i1031" DrawAspect="Content" ObjectID="_1420242384" r:id="rId37"/>
        </w:object>
      </w:r>
    </w:p>
    <w:p w:rsidR="00121887" w:rsidRPr="0037499C" w:rsidRDefault="00121887" w:rsidP="00EA0F00">
      <w:pPr>
        <w:pStyle w:val="FIGURE-title"/>
      </w:pPr>
      <w:bookmarkStart w:id="65" w:name="_Ref285633471"/>
      <w:bookmarkStart w:id="66" w:name="_Toc301722643"/>
      <w:r w:rsidRPr="0037499C">
        <w:t xml:space="preserve">Figure </w:t>
      </w:r>
      <w:r w:rsidR="0054778A">
        <w:fldChar w:fldCharType="begin"/>
      </w:r>
      <w:r w:rsidR="00B34986">
        <w:instrText xml:space="preserve"> SEQ Figure \* ARABIC </w:instrText>
      </w:r>
      <w:r w:rsidR="0054778A">
        <w:fldChar w:fldCharType="separate"/>
      </w:r>
      <w:r w:rsidR="00B34986">
        <w:rPr>
          <w:noProof/>
        </w:rPr>
        <w:t>7</w:t>
      </w:r>
      <w:r w:rsidR="0054778A">
        <w:rPr>
          <w:noProof/>
        </w:rPr>
        <w:fldChar w:fldCharType="end"/>
      </w:r>
      <w:bookmarkEnd w:id="65"/>
      <w:r w:rsidRPr="0037499C">
        <w:t xml:space="preserve"> – The Relationship between Type Definitions and Instances</w:t>
      </w:r>
      <w:bookmarkEnd w:id="66"/>
      <w:r w:rsidRPr="0037499C">
        <w:t xml:space="preserve"> </w:t>
      </w:r>
    </w:p>
    <w:p w:rsidR="00121887" w:rsidRDefault="00121887" w:rsidP="003663B1">
      <w:pPr>
        <w:rPr>
          <w:rFonts w:cs="Calibri"/>
        </w:rPr>
      </w:pPr>
    </w:p>
    <w:p w:rsidR="00121887" w:rsidRPr="0037499C" w:rsidRDefault="00121887" w:rsidP="003663B1">
      <w:pPr>
        <w:rPr>
          <w:rFonts w:cs="Calibri"/>
        </w:rPr>
      </w:pPr>
      <w:r w:rsidRPr="0037499C">
        <w:rPr>
          <w:rFonts w:cs="Calibri"/>
        </w:rPr>
        <w:t xml:space="preserve">References allow Nodes to be connected together in ways that describe their relationships. All References have a ReferenceType that specifies the semantics of the relationship.  References can be hierarchical or non-hierarchical. Hierarchical references are used to create the structure of Objects. Non-hierarchical are used to create arbitrary associations. Applications can define their own </w:t>
      </w:r>
      <w:proofErr w:type="spellStart"/>
      <w:r w:rsidRPr="0037499C">
        <w:rPr>
          <w:rFonts w:cs="Calibri"/>
        </w:rPr>
        <w:t>ReferenceTypes</w:t>
      </w:r>
      <w:proofErr w:type="spellEnd"/>
      <w:r w:rsidRPr="0037499C">
        <w:rPr>
          <w:rFonts w:cs="Calibri"/>
        </w:rPr>
        <w:t xml:space="preserve"> by creating subtypes of the existing ReferenceType. Subtypes inherit the semantics of the parent but may add additional restrictions. </w:t>
      </w:r>
      <w:fldSimple w:instr=" REF  _Ref285633484 \h  \* MERGEFORMAT ">
        <w:r w:rsidR="00B34986" w:rsidRPr="00B34986">
          <w:rPr>
            <w:rFonts w:cs="Calibri"/>
          </w:rPr>
          <w:t>Figure 8</w:t>
        </w:r>
      </w:fldSimple>
      <w:r w:rsidRPr="0037499C">
        <w:rPr>
          <w:rFonts w:cs="Calibri"/>
        </w:rPr>
        <w:t xml:space="preserve"> depicts several references connecting different Objects.</w:t>
      </w:r>
    </w:p>
    <w:p w:rsidR="00121887" w:rsidRPr="0037499C" w:rsidRDefault="00121887" w:rsidP="00A758FC">
      <w:pPr>
        <w:jc w:val="center"/>
        <w:rPr>
          <w:rFonts w:cs="Calibri"/>
        </w:rPr>
      </w:pPr>
      <w:r w:rsidRPr="0037499C">
        <w:rPr>
          <w:rFonts w:cs="Calibri"/>
        </w:rPr>
        <w:object w:dxaOrig="6504" w:dyaOrig="3344">
          <v:shape id="_x0000_i1032" type="#_x0000_t75" style="width:319.3pt;height:167.8pt" o:ole="">
            <v:imagedata r:id="rId38" o:title=""/>
          </v:shape>
          <o:OLEObject Type="Embed" ProgID="Visio.Drawing.11" ShapeID="_x0000_i1032" DrawAspect="Content" ObjectID="_1420242385" r:id="rId39"/>
        </w:object>
      </w:r>
    </w:p>
    <w:p w:rsidR="00121887" w:rsidRPr="0037499C" w:rsidRDefault="00121887" w:rsidP="00EA0F00">
      <w:pPr>
        <w:pStyle w:val="FIGURE-title"/>
      </w:pPr>
      <w:bookmarkStart w:id="67" w:name="_Ref285633484"/>
      <w:bookmarkStart w:id="68" w:name="_Toc301722644"/>
      <w:r w:rsidRPr="0037499C">
        <w:t xml:space="preserve">Figure </w:t>
      </w:r>
      <w:r w:rsidR="0054778A">
        <w:fldChar w:fldCharType="begin"/>
      </w:r>
      <w:r w:rsidR="00B34986">
        <w:instrText xml:space="preserve"> SEQ Figure \* ARABIC </w:instrText>
      </w:r>
      <w:r w:rsidR="0054778A">
        <w:fldChar w:fldCharType="separate"/>
      </w:r>
      <w:r w:rsidR="00B34986">
        <w:rPr>
          <w:noProof/>
        </w:rPr>
        <w:t>8</w:t>
      </w:r>
      <w:r w:rsidR="0054778A">
        <w:rPr>
          <w:noProof/>
        </w:rPr>
        <w:fldChar w:fldCharType="end"/>
      </w:r>
      <w:bookmarkEnd w:id="67"/>
      <w:r w:rsidRPr="0037499C">
        <w:t xml:space="preserve"> – Examples of References between Objects</w:t>
      </w:r>
      <w:bookmarkEnd w:id="68"/>
      <w:r w:rsidRPr="0037499C">
        <w:t xml:space="preserve"> </w:t>
      </w:r>
    </w:p>
    <w:p w:rsidR="00121887" w:rsidRPr="0037499C" w:rsidRDefault="00121887" w:rsidP="002B0842">
      <w:pPr>
        <w:rPr>
          <w:rFonts w:cs="Calibri"/>
        </w:rPr>
      </w:pPr>
      <w:r w:rsidRPr="0037499C">
        <w:rPr>
          <w:rFonts w:cs="Calibri"/>
        </w:rPr>
        <w:t xml:space="preserve">The figures above use a notation that was developed for the OPC UA specification. The notation is summarized in </w:t>
      </w:r>
      <w:fldSimple w:instr=" REF  _Ref285633513 \h  \* MERGEFORMAT ">
        <w:r w:rsidR="00B34986" w:rsidRPr="00B34986">
          <w:rPr>
            <w:rFonts w:cs="Calibri"/>
          </w:rPr>
          <w:t>Figure 9</w:t>
        </w:r>
      </w:fldSimple>
      <w:r w:rsidRPr="0037499C">
        <w:rPr>
          <w:rFonts w:cs="Calibri"/>
        </w:rPr>
        <w:t xml:space="preserve">. UML representations can also be used; however, the OPC UA </w:t>
      </w:r>
      <w:r w:rsidRPr="0037499C">
        <w:rPr>
          <w:rFonts w:cs="Calibri"/>
        </w:rPr>
        <w:lastRenderedPageBreak/>
        <w:t>notation is less ambiguous because there is a direct mapping from the elements in the figures to Nodes in the address space of an OPC UA server.</w:t>
      </w:r>
    </w:p>
    <w:p w:rsidR="00121887" w:rsidRPr="0037499C" w:rsidRDefault="00A35A34" w:rsidP="00AA23FE">
      <w:pPr>
        <w:jc w:val="center"/>
        <w:rPr>
          <w:rFonts w:cs="Calibri"/>
        </w:rPr>
      </w:pPr>
      <w:r w:rsidRPr="0037499C">
        <w:rPr>
          <w:rFonts w:cs="Calibri"/>
        </w:rPr>
        <w:object w:dxaOrig="9297" w:dyaOrig="3943">
          <v:shape id="_x0000_i1033" type="#_x0000_t75" style="width:461.45pt;height:197.85pt" o:ole="">
            <v:imagedata r:id="rId40" o:title=""/>
          </v:shape>
          <o:OLEObject Type="Embed" ProgID="Visio.Drawing.11" ShapeID="_x0000_i1033" DrawAspect="Content" ObjectID="_1420242386" r:id="rId41"/>
        </w:object>
      </w:r>
    </w:p>
    <w:p w:rsidR="00121887" w:rsidRPr="0037499C" w:rsidRDefault="00121887" w:rsidP="00EA0F00">
      <w:pPr>
        <w:pStyle w:val="FIGURE-title"/>
      </w:pPr>
      <w:bookmarkStart w:id="69" w:name="_Ref285633513"/>
      <w:bookmarkStart w:id="70" w:name="_Toc248992562"/>
      <w:bookmarkStart w:id="71" w:name="_Toc301722645"/>
      <w:r w:rsidRPr="0037499C">
        <w:t xml:space="preserve">Figure </w:t>
      </w:r>
      <w:r w:rsidR="0054778A">
        <w:fldChar w:fldCharType="begin"/>
      </w:r>
      <w:r w:rsidR="00B34986">
        <w:instrText xml:space="preserve"> SEQ Figure \* ARABIC </w:instrText>
      </w:r>
      <w:r w:rsidR="0054778A">
        <w:fldChar w:fldCharType="separate"/>
      </w:r>
      <w:r w:rsidR="00B34986">
        <w:rPr>
          <w:noProof/>
        </w:rPr>
        <w:t>9</w:t>
      </w:r>
      <w:r w:rsidR="0054778A">
        <w:rPr>
          <w:noProof/>
        </w:rPr>
        <w:fldChar w:fldCharType="end"/>
      </w:r>
      <w:bookmarkEnd w:id="69"/>
      <w:r w:rsidRPr="0037499C">
        <w:t xml:space="preserve"> – </w:t>
      </w:r>
      <w:bookmarkEnd w:id="70"/>
      <w:r w:rsidRPr="0037499C">
        <w:t>The OPC UA Information Model Notation</w:t>
      </w:r>
      <w:bookmarkEnd w:id="71"/>
    </w:p>
    <w:p w:rsidR="00121887" w:rsidRDefault="00121887" w:rsidP="00AA23FE">
      <w:pPr>
        <w:rPr>
          <w:rFonts w:cs="Calibri"/>
        </w:rPr>
      </w:pPr>
      <w:r w:rsidRPr="0037499C">
        <w:rPr>
          <w:rFonts w:cs="Calibri"/>
        </w:rPr>
        <w:t xml:space="preserve">A complete description of the different types of Nodes and References can be found in </w:t>
      </w:r>
      <w:fldSimple w:instr=" REF UAPart3 \h  \* MERGEFORMAT ">
        <w:r w:rsidR="00B34986" w:rsidRPr="00B34986">
          <w:rPr>
            <w:rFonts w:cs="Calibri"/>
          </w:rPr>
          <w:t>[UA Part 3]</w:t>
        </w:r>
      </w:fldSimple>
      <w:r w:rsidR="00B01FEF">
        <w:t xml:space="preserve"> and the base OPC UA Address space is described in </w:t>
      </w:r>
      <w:r w:rsidR="0054778A">
        <w:fldChar w:fldCharType="begin"/>
      </w:r>
      <w:r w:rsidR="00B01FEF">
        <w:instrText xml:space="preserve"> REF UAPart5 \h </w:instrText>
      </w:r>
      <w:r w:rsidR="0054778A">
        <w:fldChar w:fldCharType="separate"/>
      </w:r>
      <w:r w:rsidR="00B01FEF" w:rsidRPr="0037499C">
        <w:t>[UA Part 5]</w:t>
      </w:r>
      <w:r w:rsidR="0054778A">
        <w:fldChar w:fldCharType="end"/>
      </w:r>
      <w:r w:rsidR="00B01FEF">
        <w:t>.</w:t>
      </w:r>
    </w:p>
    <w:p w:rsidR="00B01FEF" w:rsidRDefault="00B01FEF" w:rsidP="00B01FEF">
      <w:pPr>
        <w:spacing w:after="0" w:line="240" w:lineRule="auto"/>
        <w:rPr>
          <w:rFonts w:cs="Calibri"/>
        </w:rPr>
      </w:pPr>
      <w:r>
        <w:rPr>
          <w:rFonts w:cs="Calibri"/>
        </w:rPr>
        <w:t>OPC UA specification defines a very wide range of functionality in its basic information model. It is not expect that all clients or servers support all functionality in the OPC UA specifications.  OPC UA includes the concept of profiles, which segment the functionality into testable certifiable units.  This allows the development of companion specification (such as MTConne</w:t>
      </w:r>
      <w:r w:rsidR="00422CDF">
        <w:rPr>
          <w:rFonts w:cs="Calibri"/>
        </w:rPr>
        <w:t>c</w:t>
      </w:r>
      <w:r>
        <w:rPr>
          <w:rFonts w:cs="Calibri"/>
        </w:rPr>
        <w:t xml:space="preserve">t-OPC UA) that can describe the subset of functionality that is expected to be implemented.  The profiles do not restrict functionality, but generate requirements for a minimum set of functionality (see </w:t>
      </w:r>
      <w:r w:rsidR="0054778A">
        <w:rPr>
          <w:rFonts w:cs="Calibri"/>
        </w:rPr>
        <w:fldChar w:fldCharType="begin"/>
      </w:r>
      <w:r>
        <w:rPr>
          <w:rFonts w:cs="Calibri"/>
        </w:rPr>
        <w:instrText xml:space="preserve"> REF UAPart7 \h </w:instrText>
      </w:r>
      <w:r w:rsidR="0054778A">
        <w:rPr>
          <w:rFonts w:cs="Calibri"/>
        </w:rPr>
      </w:r>
      <w:r w:rsidR="0054778A">
        <w:rPr>
          <w:rFonts w:cs="Calibri"/>
        </w:rPr>
        <w:fldChar w:fldCharType="separate"/>
      </w:r>
      <w:r w:rsidRPr="0037499C">
        <w:t>[UA Part 7]</w:t>
      </w:r>
      <w:r w:rsidR="0054778A">
        <w:rPr>
          <w:rFonts w:cs="Calibri"/>
        </w:rPr>
        <w:fldChar w:fldCharType="end"/>
      </w:r>
      <w:r>
        <w:rPr>
          <w:rFonts w:cs="Calibri"/>
        </w:rPr>
        <w:t>)</w:t>
      </w:r>
    </w:p>
    <w:p w:rsidR="00B01FEF" w:rsidRPr="0037499C" w:rsidRDefault="00B01FEF" w:rsidP="00AA23FE">
      <w:pPr>
        <w:rPr>
          <w:rFonts w:cs="Calibri"/>
        </w:rPr>
      </w:pPr>
    </w:p>
    <w:p w:rsidR="00121887" w:rsidRPr="0037499C" w:rsidRDefault="00121887" w:rsidP="0052053D">
      <w:pPr>
        <w:pStyle w:val="Heading3"/>
      </w:pPr>
      <w:bookmarkStart w:id="72" w:name="_Toc294330419"/>
      <w:bookmarkStart w:id="73" w:name="_Toc301722624"/>
      <w:r w:rsidRPr="0037499C">
        <w:t>Namespaces</w:t>
      </w:r>
      <w:bookmarkEnd w:id="72"/>
      <w:bookmarkEnd w:id="73"/>
    </w:p>
    <w:p w:rsidR="00121887" w:rsidRPr="0037499C" w:rsidRDefault="00121887" w:rsidP="00257A61">
      <w:pPr>
        <w:rPr>
          <w:rFonts w:cs="Calibri"/>
        </w:rPr>
      </w:pPr>
      <w:r w:rsidRPr="0037499C">
        <w:rPr>
          <w:rFonts w:cs="Calibri"/>
        </w:rPr>
        <w:t xml:space="preserve">OPC UA allows information from many different sources to be combined into a single coherent address space. Namespaces are used to make this possible by eliminating naming and id conflicts between information from different sources. Namespaces in OPC UA have a globally unique string called a </w:t>
      </w:r>
      <w:proofErr w:type="spellStart"/>
      <w:r w:rsidRPr="0037499C">
        <w:rPr>
          <w:rFonts w:cs="Calibri"/>
        </w:rPr>
        <w:t>NamespaceURI</w:t>
      </w:r>
      <w:proofErr w:type="spellEnd"/>
      <w:r w:rsidRPr="0037499C">
        <w:rPr>
          <w:rFonts w:cs="Calibri"/>
        </w:rPr>
        <w:t xml:space="preserve"> and a locally unique integer called a </w:t>
      </w:r>
      <w:proofErr w:type="spellStart"/>
      <w:r w:rsidRPr="0037499C">
        <w:rPr>
          <w:rFonts w:cs="Calibri"/>
        </w:rPr>
        <w:t>NamespaceIndex</w:t>
      </w:r>
      <w:proofErr w:type="spellEnd"/>
      <w:r w:rsidRPr="0037499C">
        <w:rPr>
          <w:rFonts w:cs="Calibri"/>
        </w:rPr>
        <w:t xml:space="preserve">. The </w:t>
      </w:r>
      <w:proofErr w:type="spellStart"/>
      <w:r w:rsidRPr="0037499C">
        <w:rPr>
          <w:rFonts w:cs="Calibri"/>
        </w:rPr>
        <w:t>NamespaceIndex</w:t>
      </w:r>
      <w:proofErr w:type="spellEnd"/>
      <w:r w:rsidRPr="0037499C">
        <w:rPr>
          <w:rFonts w:cs="Calibri"/>
        </w:rPr>
        <w:t xml:space="preserve"> is only unique within the context of a Session between an OPC UA Client and an OPC UA Server. All of the web services defined for OPC UA use the </w:t>
      </w:r>
      <w:proofErr w:type="spellStart"/>
      <w:r w:rsidRPr="0037499C">
        <w:rPr>
          <w:rFonts w:cs="Calibri"/>
        </w:rPr>
        <w:t>NamespaceIndex</w:t>
      </w:r>
      <w:proofErr w:type="spellEnd"/>
      <w:r w:rsidRPr="0037499C">
        <w:rPr>
          <w:rFonts w:cs="Calibri"/>
        </w:rPr>
        <w:t xml:space="preserve"> to specify the Namespace for qualified values.</w:t>
      </w:r>
    </w:p>
    <w:p w:rsidR="00121887" w:rsidRPr="0037499C" w:rsidRDefault="00121887" w:rsidP="00257A61">
      <w:pPr>
        <w:rPr>
          <w:rFonts w:cs="Calibri"/>
        </w:rPr>
      </w:pPr>
      <w:r w:rsidRPr="0037499C">
        <w:rPr>
          <w:rFonts w:cs="Calibri"/>
        </w:rPr>
        <w:t xml:space="preserve">There are two types of values in OPC UA that are qualified with Namespaces: NodeIds and </w:t>
      </w:r>
      <w:proofErr w:type="spellStart"/>
      <w:r w:rsidRPr="0037499C">
        <w:rPr>
          <w:rFonts w:cs="Calibri"/>
        </w:rPr>
        <w:t>QualifiedNames</w:t>
      </w:r>
      <w:proofErr w:type="spellEnd"/>
      <w:r w:rsidRPr="0037499C">
        <w:rPr>
          <w:rFonts w:cs="Calibri"/>
        </w:rPr>
        <w:t xml:space="preserve">. NodeIds are globally unique identifiers for Nodes. This means the same Node with the same NodeId can appear in many Servers. This, in turn, means Clients can have built in </w:t>
      </w:r>
      <w:r w:rsidRPr="0037499C">
        <w:rPr>
          <w:rFonts w:cs="Calibri"/>
        </w:rPr>
        <w:lastRenderedPageBreak/>
        <w:t>knowledge of some Nodes. OPC UA Information Models generally define globally unique NodeIds for the TypeDefinitions defined by the Information Model.</w:t>
      </w:r>
    </w:p>
    <w:p w:rsidR="00121887" w:rsidRPr="0037499C" w:rsidRDefault="00121887" w:rsidP="00257A61">
      <w:pPr>
        <w:rPr>
          <w:rFonts w:cs="Calibri"/>
        </w:rPr>
      </w:pPr>
      <w:proofErr w:type="spellStart"/>
      <w:r w:rsidRPr="0037499C">
        <w:rPr>
          <w:rFonts w:cs="Calibri"/>
        </w:rPr>
        <w:t>QualifiedNames</w:t>
      </w:r>
      <w:proofErr w:type="spellEnd"/>
      <w:r w:rsidRPr="0037499C">
        <w:rPr>
          <w:rFonts w:cs="Calibri"/>
        </w:rPr>
        <w:t xml:space="preserve"> are non-localized names qualified with a Namespace. They are used for the BrowseNames of Nodes and allow the same Names to be used by different information models without conflict. The BrowseName is used to identify the children within a TypeDefinitions. Instances of a TypeDefinition are expected to have children with the same BrowseNames. TypeDefinitions are not allowed to have children with duplicate BrowseNames; however, Instances do not have that restriction.</w:t>
      </w:r>
    </w:p>
    <w:p w:rsidR="00121887" w:rsidRPr="0037499C" w:rsidRDefault="00121887" w:rsidP="00257A61">
      <w:pPr>
        <w:rPr>
          <w:rFonts w:cs="Calibri"/>
        </w:rPr>
      </w:pPr>
      <w:r w:rsidRPr="0037499C">
        <w:rPr>
          <w:rFonts w:cs="Calibri"/>
        </w:rPr>
        <w:t>All TypeDefinitions and BrowseNames defined by this specification are qualified by the MTConnect Namespace (</w:t>
      </w:r>
      <w:r>
        <w:rPr>
          <w:rFonts w:cs="Calibri"/>
        </w:rPr>
        <w:t>“</w:t>
      </w:r>
      <w:r w:rsidRPr="0037499C">
        <w:rPr>
          <w:rFonts w:cs="Calibri"/>
        </w:rPr>
        <w:t>urn</w:t>
      </w:r>
      <w:proofErr w:type="gramStart"/>
      <w:r w:rsidRPr="0037499C">
        <w:rPr>
          <w:rFonts w:cs="Calibri"/>
        </w:rPr>
        <w:t>:mtconnect.com:MTConnectDevices:1.1</w:t>
      </w:r>
      <w:proofErr w:type="gramEnd"/>
      <w:r>
        <w:rPr>
          <w:rFonts w:cs="Calibri"/>
        </w:rPr>
        <w:t>”</w:t>
      </w:r>
      <w:r w:rsidRPr="0037499C">
        <w:rPr>
          <w:rFonts w:cs="Calibri"/>
        </w:rPr>
        <w:t>) unless stated otherwise.</w:t>
      </w:r>
    </w:p>
    <w:p w:rsidR="00121887" w:rsidRPr="0037499C" w:rsidRDefault="00121887" w:rsidP="0052053D">
      <w:pPr>
        <w:pStyle w:val="Heading3"/>
      </w:pPr>
      <w:bookmarkStart w:id="74" w:name="_Toc294330420"/>
      <w:bookmarkStart w:id="75" w:name="_Toc301722625"/>
      <w:r w:rsidRPr="0037499C">
        <w:t>Companion Specifications</w:t>
      </w:r>
      <w:bookmarkEnd w:id="74"/>
      <w:bookmarkEnd w:id="75"/>
    </w:p>
    <w:p w:rsidR="00121887" w:rsidRPr="0037499C" w:rsidRDefault="00121887" w:rsidP="00AA23FE">
      <w:pPr>
        <w:rPr>
          <w:rFonts w:cs="Calibri"/>
        </w:rPr>
      </w:pPr>
      <w:r w:rsidRPr="0037499C">
        <w:rPr>
          <w:rFonts w:cs="Calibri"/>
        </w:rPr>
        <w:t xml:space="preserve">An OPC UA companion specification for an industry specific vertical </w:t>
      </w:r>
      <w:r w:rsidR="001C2B0E">
        <w:rPr>
          <w:rFonts w:cs="Calibri"/>
        </w:rPr>
        <w:t xml:space="preserve">market </w:t>
      </w:r>
      <w:r w:rsidRPr="0037499C">
        <w:rPr>
          <w:rFonts w:cs="Calibri"/>
        </w:rPr>
        <w:t>describes an information model by defining ObjectTypes</w:t>
      </w:r>
      <w:r w:rsidR="001C2B0E">
        <w:rPr>
          <w:rFonts w:cs="Calibri"/>
        </w:rPr>
        <w:t>,</w:t>
      </w:r>
      <w:r w:rsidRPr="0037499C">
        <w:rPr>
          <w:rFonts w:cs="Calibri"/>
        </w:rPr>
        <w:t xml:space="preserve"> </w:t>
      </w:r>
      <w:proofErr w:type="spellStart"/>
      <w:r w:rsidRPr="0037499C">
        <w:rPr>
          <w:rFonts w:cs="Calibri"/>
        </w:rPr>
        <w:t>VariableTypes</w:t>
      </w:r>
      <w:proofErr w:type="spellEnd"/>
      <w:r w:rsidR="001C2B0E">
        <w:rPr>
          <w:rFonts w:cs="Calibri"/>
        </w:rPr>
        <w:t xml:space="preserve">, DataTypes and </w:t>
      </w:r>
      <w:proofErr w:type="spellStart"/>
      <w:r w:rsidR="001C2B0E">
        <w:rPr>
          <w:rFonts w:cs="Calibri"/>
        </w:rPr>
        <w:t>ReferenceTypes</w:t>
      </w:r>
      <w:proofErr w:type="spellEnd"/>
      <w:r w:rsidRPr="0037499C">
        <w:rPr>
          <w:rFonts w:cs="Calibri"/>
        </w:rPr>
        <w:t xml:space="preserve"> that represent the concepts used in the vertical</w:t>
      </w:r>
      <w:r w:rsidR="001C2B0E">
        <w:rPr>
          <w:rFonts w:cs="Calibri"/>
        </w:rPr>
        <w:t xml:space="preserve"> market</w:t>
      </w:r>
      <w:r w:rsidRPr="0037499C">
        <w:rPr>
          <w:rFonts w:cs="Calibri"/>
        </w:rPr>
        <w:t xml:space="preserve">. </w:t>
      </w:r>
      <w:fldSimple w:instr=" REF _Ref130213312 \h  \* MERGEFORMAT ">
        <w:r w:rsidR="00B34986" w:rsidRPr="00B34986">
          <w:rPr>
            <w:rFonts w:cs="Calibri"/>
            <w:lang w:eastAsia="zh-CN"/>
          </w:rPr>
          <w:t>Table</w:t>
        </w:r>
        <w:r w:rsidR="00B34986" w:rsidRPr="00B34986">
          <w:rPr>
            <w:rFonts w:cs="Calibri"/>
            <w:bCs/>
            <w:spacing w:val="8"/>
            <w:sz w:val="20"/>
            <w:szCs w:val="20"/>
            <w:lang w:eastAsia="zh-CN"/>
          </w:rPr>
          <w:t xml:space="preserve"> 1</w:t>
        </w:r>
      </w:fldSimple>
      <w:r w:rsidRPr="0037499C">
        <w:rPr>
          <w:rFonts w:cs="Calibri"/>
        </w:rPr>
        <w:t xml:space="preserve"> contains an example of an ObjectType definition.</w:t>
      </w:r>
    </w:p>
    <w:p w:rsidR="00121887" w:rsidRPr="0037499C" w:rsidRDefault="00121887" w:rsidP="001D4122">
      <w:pPr>
        <w:pStyle w:val="TABLE-title"/>
      </w:pPr>
      <w:bookmarkStart w:id="76" w:name="_Ref130213312"/>
      <w:bookmarkStart w:id="77" w:name="_Ref152067998"/>
      <w:bookmarkStart w:id="78" w:name="_Toc130210103"/>
      <w:bookmarkStart w:id="79" w:name="_Toc177449774"/>
      <w:bookmarkStart w:id="80" w:name="_Toc248992572"/>
      <w:bookmarkStart w:id="81" w:name="_Toc301722651"/>
      <w:r w:rsidRPr="0037499C">
        <w:t xml:space="preserve">Table </w:t>
      </w:r>
      <w:r w:rsidR="0054778A">
        <w:fldChar w:fldCharType="begin"/>
      </w:r>
      <w:r w:rsidR="00B34986">
        <w:instrText xml:space="preserve"> SEQ Table \* ARABIC </w:instrText>
      </w:r>
      <w:r w:rsidR="0054778A">
        <w:fldChar w:fldCharType="separate"/>
      </w:r>
      <w:r w:rsidR="00B34986">
        <w:rPr>
          <w:noProof/>
        </w:rPr>
        <w:t>1</w:t>
      </w:r>
      <w:r w:rsidR="0054778A">
        <w:rPr>
          <w:noProof/>
        </w:rPr>
        <w:fldChar w:fldCharType="end"/>
      </w:r>
      <w:bookmarkEnd w:id="76"/>
      <w:bookmarkEnd w:id="77"/>
      <w:r w:rsidRPr="0037499C">
        <w:t xml:space="preserve"> – Example </w:t>
      </w:r>
      <w:r w:rsidRPr="0037499C">
        <w:rPr>
          <w:i/>
        </w:rPr>
        <w:t>ObjectType</w:t>
      </w:r>
      <w:r w:rsidRPr="0037499C">
        <w:t xml:space="preserve"> Definition</w:t>
      </w:r>
      <w:bookmarkEnd w:id="78"/>
      <w:bookmarkEnd w:id="79"/>
      <w:bookmarkEnd w:id="80"/>
      <w:bookmarkEnd w:id="8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7"/>
        <w:gridCol w:w="1115"/>
        <w:gridCol w:w="2203"/>
        <w:gridCol w:w="1542"/>
        <w:gridCol w:w="1780"/>
        <w:gridCol w:w="1443"/>
      </w:tblGrid>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WidgetType</w:t>
            </w:r>
            <w:proofErr w:type="spellEnd"/>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True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20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542"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w:t>
            </w:r>
            <w:r w:rsidRPr="008B4EE2">
              <w:rPr>
                <w:rFonts w:ascii="Arial" w:hAnsi="Arial" w:cs="Arial"/>
                <w:i/>
                <w:color w:val="000000"/>
                <w:sz w:val="16"/>
                <w:szCs w:val="16"/>
              </w:rPr>
              <w:t>Properties</w:t>
            </w:r>
            <w:r w:rsidRPr="008B4EE2">
              <w:rPr>
                <w:rFonts w:ascii="Arial" w:hAnsi="Arial" w:cs="Arial"/>
                <w:color w:val="000000"/>
                <w:sz w:val="16"/>
                <w:szCs w:val="16"/>
              </w:rPr>
              <w:t xml:space="preserve"> of the </w:t>
            </w:r>
            <w:proofErr w:type="spellStart"/>
            <w:r w:rsidRPr="008B4EE2">
              <w:rPr>
                <w:rFonts w:ascii="Arial" w:hAnsi="Arial" w:cs="Arial"/>
                <w:i/>
                <w:color w:val="000000"/>
                <w:sz w:val="16"/>
                <w:szCs w:val="16"/>
              </w:rPr>
              <w:t>TopologyElementType</w:t>
            </w:r>
            <w:proofErr w:type="spellEnd"/>
            <w:r w:rsidRPr="008B4EE2">
              <w:rPr>
                <w:rFonts w:ascii="Arial" w:hAnsi="Arial" w:cs="Arial"/>
                <w:color w:val="000000"/>
                <w:sz w:val="16"/>
                <w:szCs w:val="16"/>
              </w:rPr>
              <w:t xml:space="preserve"> from </w:t>
            </w:r>
            <w:fldSimple w:instr=" REF UA_DI \h  \* MERGEFORMAT ">
              <w:r w:rsidR="00B34986" w:rsidRPr="00B34986">
                <w:rPr>
                  <w:rFonts w:ascii="Arial" w:hAnsi="Arial" w:cs="Arial"/>
                  <w:sz w:val="16"/>
                  <w:szCs w:val="16"/>
                </w:rPr>
                <w:t>[UA DI]</w:t>
              </w:r>
            </w:fldSimple>
            <w:r w:rsidRPr="008B4EE2">
              <w:rPr>
                <w:rFonts w:ascii="Arial" w:hAnsi="Arial" w:cs="Arial"/>
                <w:color w:val="000000"/>
                <w:sz w:val="16"/>
                <w:szCs w:val="16"/>
              </w:rPr>
              <w:t>.</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Color</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Flavor</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bookmarkStart w:id="82" w:name="OLE_LINK6"/>
            <w:bookmarkStart w:id="83" w:name="OLE_LINK7"/>
            <w:r w:rsidRPr="008B4EE2">
              <w:rPr>
                <w:rFonts w:ascii="Arial" w:hAnsi="Arial" w:cs="Arial"/>
                <w:color w:val="000000"/>
                <w:sz w:val="16"/>
                <w:szCs w:val="16"/>
              </w:rPr>
              <w:t>LocalizedText</w:t>
            </w:r>
            <w:bookmarkEnd w:id="82"/>
            <w:bookmarkEnd w:id="83"/>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Rank</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Int32</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bl>
    <w:p w:rsidR="00121887" w:rsidRPr="0037499C" w:rsidRDefault="00121887" w:rsidP="00CB1AC7">
      <w:pPr>
        <w:snapToGrid w:val="0"/>
        <w:spacing w:after="0" w:line="240" w:lineRule="auto"/>
        <w:jc w:val="both"/>
        <w:rPr>
          <w:rFonts w:eastAsia="平成明朝" w:cs="Calibri"/>
          <w:spacing w:val="8"/>
          <w:sz w:val="14"/>
          <w:szCs w:val="14"/>
          <w:lang w:val="en-GB" w:eastAsia="fr-FR"/>
        </w:rPr>
      </w:pPr>
    </w:p>
    <w:p w:rsidR="00121887" w:rsidRPr="0037499C" w:rsidRDefault="00121887" w:rsidP="000411D3">
      <w:pPr>
        <w:rPr>
          <w:rFonts w:cs="Calibri"/>
        </w:rPr>
      </w:pPr>
      <w:r w:rsidRPr="0037499C">
        <w:rPr>
          <w:rFonts w:cs="Calibri"/>
        </w:rPr>
        <w:t xml:space="preserve">The BrowseName is a non-localized name for an ObjectType. </w:t>
      </w:r>
    </w:p>
    <w:p w:rsidR="00121887" w:rsidRPr="0037499C" w:rsidRDefault="00121887" w:rsidP="000411D3">
      <w:pPr>
        <w:rPr>
          <w:rFonts w:cs="Calibri"/>
        </w:rPr>
      </w:pPr>
      <w:r w:rsidRPr="0037499C">
        <w:rPr>
          <w:rFonts w:cs="Calibri"/>
        </w:rPr>
        <w:t>IsAbstract is a flag indicating whether instances of the ObjectType can be created.</w:t>
      </w:r>
    </w:p>
    <w:p w:rsidR="00121887" w:rsidRPr="0037499C" w:rsidRDefault="00121887" w:rsidP="000411D3">
      <w:pPr>
        <w:rPr>
          <w:rFonts w:cs="Calibri"/>
        </w:rPr>
      </w:pPr>
      <w:r w:rsidRPr="0037499C">
        <w:rPr>
          <w:rFonts w:cs="Calibri"/>
        </w:rPr>
        <w:t xml:space="preserve">The bottom of the table lists the child nodes for the type. The Reference is the type of reference between the Object instance and the child Node. The NodeClass is the class of Node.  The BrowseName is the non-localized name for the child. The DataType is the structure of the Value accessible via the Node (only used for Variable </w:t>
      </w:r>
      <w:r w:rsidR="00E80F58">
        <w:rPr>
          <w:rFonts w:cs="Calibri"/>
        </w:rPr>
        <w:t xml:space="preserve">NodeClass </w:t>
      </w:r>
      <w:r w:rsidRPr="0037499C">
        <w:rPr>
          <w:rFonts w:cs="Calibri"/>
        </w:rPr>
        <w:t xml:space="preserve">Nodes) and the TypeDefinition is the ObjectType or VariableType for the child. </w:t>
      </w:r>
    </w:p>
    <w:p w:rsidR="00121887" w:rsidRPr="0037499C" w:rsidRDefault="00121887" w:rsidP="000411D3">
      <w:pPr>
        <w:rPr>
          <w:rFonts w:cs="Calibri"/>
        </w:rPr>
      </w:pPr>
      <w:r w:rsidRPr="0037499C">
        <w:rPr>
          <w:rFonts w:cs="Calibri"/>
        </w:rPr>
        <w:t>The ModellingRule indicates whether a child is Mandatory or Optional. It can also indicate cardinality. Note that the BrowseName is not defined if the cardinality is greater than 1:1.</w:t>
      </w:r>
    </w:p>
    <w:p w:rsidR="00121887" w:rsidRPr="0037499C" w:rsidRDefault="0054778A" w:rsidP="000411D3">
      <w:pPr>
        <w:rPr>
          <w:rFonts w:cs="Calibri"/>
        </w:rPr>
      </w:pPr>
      <w:fldSimple w:instr=" REF _Ref285635800 \h  \* MERGEFORMAT ">
        <w:r w:rsidR="00B34986" w:rsidRPr="00B34986">
          <w:rPr>
            <w:rFonts w:cs="Calibri"/>
          </w:rPr>
          <w:t>Figure 10</w:t>
        </w:r>
      </w:fldSimple>
      <w:r w:rsidR="00121887" w:rsidRPr="0037499C">
        <w:rPr>
          <w:rFonts w:cs="Calibri"/>
        </w:rPr>
        <w:t xml:space="preserve"> visually depicts the ObjectType defined in </w:t>
      </w:r>
      <w:r>
        <w:rPr>
          <w:rFonts w:cs="Calibri"/>
        </w:rPr>
        <w:fldChar w:fldCharType="begin"/>
      </w:r>
      <w:r w:rsidR="00121887">
        <w:rPr>
          <w:rFonts w:cs="Calibri"/>
        </w:rPr>
        <w:instrText xml:space="preserve"> REF _Ref130213312 \h </w:instrText>
      </w:r>
      <w:r>
        <w:rPr>
          <w:rFonts w:cs="Calibri"/>
        </w:rPr>
      </w:r>
      <w:r>
        <w:rPr>
          <w:rFonts w:cs="Calibri"/>
        </w:rPr>
        <w:fldChar w:fldCharType="separate"/>
      </w:r>
      <w:r w:rsidR="00B34986" w:rsidRPr="0037499C">
        <w:t xml:space="preserve">Table </w:t>
      </w:r>
      <w:r w:rsidR="00B34986">
        <w:rPr>
          <w:noProof/>
        </w:rPr>
        <w:t>1</w:t>
      </w:r>
      <w:r>
        <w:rPr>
          <w:rFonts w:cs="Calibri"/>
        </w:rPr>
        <w:fldChar w:fldCharType="end"/>
      </w:r>
      <w:r w:rsidR="00121887">
        <w:rPr>
          <w:rFonts w:cs="Calibri"/>
        </w:rPr>
        <w:t xml:space="preserve"> </w:t>
      </w:r>
      <w:r w:rsidR="00121887" w:rsidRPr="0037499C">
        <w:rPr>
          <w:rFonts w:cs="Calibri"/>
        </w:rPr>
        <w:t>along with an instance of the ObjectType.</w:t>
      </w:r>
    </w:p>
    <w:p w:rsidR="00121887" w:rsidRPr="0037499C" w:rsidRDefault="00121887" w:rsidP="00B46C5E">
      <w:pPr>
        <w:jc w:val="center"/>
        <w:rPr>
          <w:rFonts w:cs="Calibri"/>
        </w:rPr>
      </w:pPr>
      <w:r w:rsidRPr="0037499C">
        <w:rPr>
          <w:rFonts w:cs="Calibri"/>
        </w:rPr>
        <w:object w:dxaOrig="9297" w:dyaOrig="1787">
          <v:shape id="_x0000_i1034" type="#_x0000_t75" style="width:461.45pt;height:88.3pt" o:ole="">
            <v:imagedata r:id="rId42" o:title=""/>
          </v:shape>
          <o:OLEObject Type="Embed" ProgID="Visio.Drawing.11" ShapeID="_x0000_i1034" DrawAspect="Content" ObjectID="_1420242387" r:id="rId43"/>
        </w:object>
      </w:r>
    </w:p>
    <w:p w:rsidR="00121887" w:rsidRDefault="00121887" w:rsidP="00EA0F00">
      <w:pPr>
        <w:pStyle w:val="FIGURE-title"/>
      </w:pPr>
      <w:bookmarkStart w:id="84" w:name="_Ref285635800"/>
      <w:bookmarkStart w:id="85" w:name="_Toc301722646"/>
      <w:r w:rsidRPr="0037499C">
        <w:t xml:space="preserve">Figure </w:t>
      </w:r>
      <w:r w:rsidR="0054778A">
        <w:fldChar w:fldCharType="begin"/>
      </w:r>
      <w:r w:rsidR="00B34986">
        <w:instrText xml:space="preserve"> SEQ Figure \* ARABIC </w:instrText>
      </w:r>
      <w:r w:rsidR="0054778A">
        <w:fldChar w:fldCharType="separate"/>
      </w:r>
      <w:r w:rsidR="00B34986">
        <w:rPr>
          <w:noProof/>
        </w:rPr>
        <w:t>10</w:t>
      </w:r>
      <w:r w:rsidR="0054778A">
        <w:rPr>
          <w:noProof/>
        </w:rPr>
        <w:fldChar w:fldCharType="end"/>
      </w:r>
      <w:bookmarkEnd w:id="84"/>
      <w:r w:rsidRPr="0037499C">
        <w:t xml:space="preserve"> – A Visual Representation of the Sample ObjectType</w:t>
      </w:r>
      <w:bookmarkEnd w:id="85"/>
    </w:p>
    <w:p w:rsidR="00121887" w:rsidRPr="0037499C" w:rsidRDefault="00121887" w:rsidP="0052053D">
      <w:pPr>
        <w:pStyle w:val="Heading3"/>
      </w:pPr>
      <w:bookmarkStart w:id="86" w:name="_Toc294330421"/>
      <w:bookmarkStart w:id="87" w:name="_Toc301722626"/>
      <w:r w:rsidRPr="0037499C">
        <w:t>OPC UA for Devices (DI)</w:t>
      </w:r>
      <w:bookmarkEnd w:id="86"/>
      <w:bookmarkEnd w:id="87"/>
    </w:p>
    <w:p w:rsidR="00121887" w:rsidRPr="0037499C" w:rsidRDefault="00121887" w:rsidP="000411D3">
      <w:pPr>
        <w:jc w:val="both"/>
        <w:rPr>
          <w:rFonts w:cs="Calibri"/>
        </w:rPr>
      </w:pPr>
      <w:r w:rsidRPr="0037499C">
        <w:rPr>
          <w:rFonts w:cs="Calibri"/>
        </w:rPr>
        <w:t>OPC UA for Devices (DI)</w:t>
      </w:r>
      <w:r w:rsidR="00E80F58">
        <w:rPr>
          <w:rFonts w:cs="Calibri"/>
        </w:rPr>
        <w:t xml:space="preserve"> (see </w:t>
      </w:r>
      <w:r w:rsidR="0054778A">
        <w:rPr>
          <w:rFonts w:cs="Calibri"/>
        </w:rPr>
        <w:fldChar w:fldCharType="begin"/>
      </w:r>
      <w:r w:rsidR="00E80F58">
        <w:rPr>
          <w:rFonts w:cs="Calibri"/>
        </w:rPr>
        <w:instrText xml:space="preserve"> REF UA_DI \h </w:instrText>
      </w:r>
      <w:r w:rsidR="0054778A">
        <w:rPr>
          <w:rFonts w:cs="Calibri"/>
        </w:rPr>
      </w:r>
      <w:r w:rsidR="0054778A">
        <w:rPr>
          <w:rFonts w:cs="Calibri"/>
        </w:rPr>
        <w:fldChar w:fldCharType="separate"/>
      </w:r>
      <w:r w:rsidR="00E80F58" w:rsidRPr="0037499C">
        <w:t>[UA DI]</w:t>
      </w:r>
      <w:r w:rsidR="0054778A">
        <w:rPr>
          <w:rFonts w:cs="Calibri"/>
        </w:rPr>
        <w:fldChar w:fldCharType="end"/>
      </w:r>
      <w:r w:rsidR="00E80F58">
        <w:rPr>
          <w:rFonts w:cs="Calibri"/>
        </w:rPr>
        <w:t>)</w:t>
      </w:r>
      <w:r w:rsidRPr="0037499C">
        <w:rPr>
          <w:rFonts w:cs="Calibri"/>
        </w:rPr>
        <w:t xml:space="preserve"> is an information model for a generic device containing multiple components called ‘Functional Groups’.  </w:t>
      </w:r>
      <w:fldSimple w:instr=" REF _Ref285637398 \h  \* MERGEFORMAT ">
        <w:r w:rsidR="00B34986" w:rsidRPr="00B34986">
          <w:rPr>
            <w:rFonts w:cs="Calibri"/>
          </w:rPr>
          <w:t>Figure 11</w:t>
        </w:r>
      </w:fldSimple>
      <w:r w:rsidRPr="0037499C">
        <w:rPr>
          <w:rFonts w:cs="Calibri"/>
        </w:rPr>
        <w:t xml:space="preserve"> illustrates the structure of a </w:t>
      </w:r>
      <w:proofErr w:type="spellStart"/>
      <w:r w:rsidRPr="0037499C">
        <w:rPr>
          <w:rFonts w:cs="Calibri"/>
          <w:i/>
        </w:rPr>
        <w:t>TopologyElementType</w:t>
      </w:r>
      <w:proofErr w:type="spellEnd"/>
      <w:r w:rsidRPr="0037499C">
        <w:rPr>
          <w:rFonts w:cs="Calibri"/>
        </w:rPr>
        <w:t xml:space="preserve"> which is the base type used to construct devices and their groups. An MTConnect Device is a subtype of the DI </w:t>
      </w:r>
      <w:proofErr w:type="spellStart"/>
      <w:r w:rsidRPr="0037499C">
        <w:rPr>
          <w:rFonts w:cs="Calibri"/>
          <w:i/>
        </w:rPr>
        <w:t>DeviceType</w:t>
      </w:r>
      <w:proofErr w:type="spellEnd"/>
      <w:r w:rsidRPr="0037499C">
        <w:rPr>
          <w:rFonts w:cs="Calibri"/>
        </w:rPr>
        <w:t xml:space="preserve">. </w:t>
      </w:r>
    </w:p>
    <w:p w:rsidR="00121887" w:rsidRPr="0037499C" w:rsidRDefault="00121887" w:rsidP="006E1F0D">
      <w:pPr>
        <w:jc w:val="center"/>
        <w:rPr>
          <w:rFonts w:cs="Calibri"/>
        </w:rPr>
      </w:pPr>
      <w:r w:rsidRPr="0037499C">
        <w:rPr>
          <w:rFonts w:cs="Calibri"/>
        </w:rPr>
        <w:object w:dxaOrig="6604" w:dyaOrig="4903">
          <v:shape id="_x0000_i1035" type="#_x0000_t75" style="width:326.8pt;height:245.45pt" o:ole="">
            <v:imagedata r:id="rId44" o:title=""/>
          </v:shape>
          <o:OLEObject Type="Embed" ProgID="Visio.Drawing.11" ShapeID="_x0000_i1035" DrawAspect="Content" ObjectID="_1420242388" r:id="rId45"/>
        </w:object>
      </w:r>
    </w:p>
    <w:p w:rsidR="00121887" w:rsidRPr="0037499C" w:rsidRDefault="00121887" w:rsidP="00EA0F00">
      <w:pPr>
        <w:pStyle w:val="FIGURE-title"/>
      </w:pPr>
      <w:bookmarkStart w:id="88" w:name="_Ref285637398"/>
      <w:bookmarkStart w:id="89" w:name="_Toc301722647"/>
      <w:r w:rsidRPr="0037499C">
        <w:t xml:space="preserve">Figure </w:t>
      </w:r>
      <w:r w:rsidR="0054778A">
        <w:fldChar w:fldCharType="begin"/>
      </w:r>
      <w:r w:rsidR="00B34986">
        <w:instrText xml:space="preserve"> SEQ Figure \* ARABIC </w:instrText>
      </w:r>
      <w:r w:rsidR="0054778A">
        <w:fldChar w:fldCharType="separate"/>
      </w:r>
      <w:r w:rsidR="00B34986">
        <w:rPr>
          <w:noProof/>
        </w:rPr>
        <w:t>11</w:t>
      </w:r>
      <w:r w:rsidR="0054778A">
        <w:rPr>
          <w:noProof/>
        </w:rPr>
        <w:fldChar w:fldCharType="end"/>
      </w:r>
      <w:bookmarkEnd w:id="88"/>
      <w:r w:rsidRPr="0037499C">
        <w:t xml:space="preserve"> – The OPC UA for Devices (DI) Model</w:t>
      </w:r>
      <w:bookmarkEnd w:id="89"/>
    </w:p>
    <w:p w:rsidR="00121887" w:rsidRPr="0037499C" w:rsidRDefault="00121887">
      <w:pPr>
        <w:rPr>
          <w:rFonts w:eastAsia="MS Gothic" w:cs="Calibri"/>
          <w:b/>
          <w:bCs/>
          <w:color w:val="365F91"/>
          <w:sz w:val="28"/>
          <w:szCs w:val="28"/>
        </w:rPr>
      </w:pPr>
      <w:r w:rsidRPr="0037499C">
        <w:rPr>
          <w:rFonts w:cs="Calibri"/>
        </w:rPr>
        <w:br w:type="page"/>
      </w:r>
    </w:p>
    <w:p w:rsidR="00121887" w:rsidRPr="0037499C" w:rsidRDefault="00121887" w:rsidP="00B30734">
      <w:pPr>
        <w:pStyle w:val="Heading1"/>
      </w:pPr>
      <w:bookmarkStart w:id="90" w:name="_Toc294330422"/>
      <w:bookmarkStart w:id="91" w:name="_Toc301722627"/>
      <w:r w:rsidRPr="0037499C">
        <w:lastRenderedPageBreak/>
        <w:t>MTConnect in OPC UA</w:t>
      </w:r>
      <w:bookmarkEnd w:id="90"/>
      <w:bookmarkEnd w:id="91"/>
    </w:p>
    <w:p w:rsidR="00502353" w:rsidRDefault="00502353" w:rsidP="00C26F2F">
      <w:pPr>
        <w:pStyle w:val="Heading2"/>
      </w:pPr>
      <w:bookmarkStart w:id="92" w:name="_Toc294330423"/>
      <w:bookmarkStart w:id="93" w:name="_Toc301722628"/>
      <w:r>
        <w:t>Base Information</w:t>
      </w:r>
    </w:p>
    <w:p w:rsidR="004716C5" w:rsidRPr="004716C5" w:rsidRDefault="004716C5" w:rsidP="004716C5">
      <w:r>
        <w:t>It is expected that MTConnect and OPC UA will continue to evolve their respective standards, in particular as the MTConnect defined information model is revised an OPC UA Client may desire to know the version of the MTConnect model implement by a given server.  The information model will always be backwards compatible, but a client may wish to know what functionality is available.</w:t>
      </w:r>
    </w:p>
    <w:p w:rsidR="00121887" w:rsidRPr="0037499C" w:rsidRDefault="00121887" w:rsidP="00C26F2F">
      <w:pPr>
        <w:pStyle w:val="Heading2"/>
      </w:pPr>
      <w:r w:rsidRPr="0037499C">
        <w:t>Devices</w:t>
      </w:r>
      <w:bookmarkEnd w:id="92"/>
      <w:bookmarkEnd w:id="93"/>
    </w:p>
    <w:p w:rsidR="00121887" w:rsidRPr="0037499C" w:rsidRDefault="00121887" w:rsidP="008C2291">
      <w:pPr>
        <w:rPr>
          <w:rFonts w:cs="Calibri"/>
        </w:rPr>
      </w:pPr>
      <w:r w:rsidRPr="0037499C">
        <w:rPr>
          <w:rFonts w:cs="Calibri"/>
        </w:rPr>
        <w:t xml:space="preserve">The top level container for an MTConnect Agent is the Devices element. This is mapped to the DI </w:t>
      </w:r>
      <w:proofErr w:type="spellStart"/>
      <w:r w:rsidRPr="0037499C">
        <w:rPr>
          <w:rFonts w:cs="Calibri"/>
        </w:rPr>
        <w:t>DeviceSet</w:t>
      </w:r>
      <w:proofErr w:type="spellEnd"/>
      <w:r w:rsidRPr="0037499C">
        <w:rPr>
          <w:rFonts w:cs="Calibri"/>
        </w:rPr>
        <w:t xml:space="preserve"> object which appears at the root of the Objects folder.</w:t>
      </w:r>
    </w:p>
    <w:p w:rsidR="00121887" w:rsidRPr="0037499C" w:rsidRDefault="00121887" w:rsidP="008C2291">
      <w:pPr>
        <w:rPr>
          <w:rFonts w:cs="Calibri"/>
        </w:rPr>
      </w:pPr>
      <w:r w:rsidRPr="0037499C">
        <w:rPr>
          <w:rFonts w:cs="Calibri"/>
        </w:rPr>
        <w:t xml:space="preserve">An OPC DI </w:t>
      </w:r>
      <w:proofErr w:type="spellStart"/>
      <w:r w:rsidRPr="0037499C">
        <w:rPr>
          <w:rFonts w:cs="Calibri"/>
        </w:rPr>
        <w:t>DeviceSet</w:t>
      </w:r>
      <w:proofErr w:type="spellEnd"/>
      <w:r w:rsidRPr="0037499C">
        <w:rPr>
          <w:rFonts w:cs="Calibri"/>
        </w:rPr>
        <w:t xml:space="preserve"> can contain devices that conform to other OPC UA Device Profiles such as </w:t>
      </w:r>
      <w:proofErr w:type="spellStart"/>
      <w:r w:rsidRPr="0037499C">
        <w:rPr>
          <w:rFonts w:cs="Calibri"/>
        </w:rPr>
        <w:t>PLCOpen</w:t>
      </w:r>
      <w:proofErr w:type="spellEnd"/>
      <w:r w:rsidRPr="0037499C">
        <w:rPr>
          <w:rFonts w:cs="Calibri"/>
        </w:rPr>
        <w:t xml:space="preserve">.  The structure of an MTConnect Device is described below. Generic OPC UA Clients should be able to treat all devices in the same way. MTConnect aware clients may ignore devices that do not comply with the MTConnect OPC UA profile. </w:t>
      </w:r>
      <w:fldSimple w:instr=" REF _Ref285652154 \h  \* MERGEFORMAT ">
        <w:r w:rsidR="00B34986" w:rsidRPr="00B34986">
          <w:rPr>
            <w:rFonts w:cs="Calibri"/>
          </w:rPr>
          <w:t>Figure 12</w:t>
        </w:r>
      </w:fldSimple>
      <w:r w:rsidRPr="0037499C">
        <w:rPr>
          <w:rFonts w:cs="Calibri"/>
        </w:rPr>
        <w:t xml:space="preserve"> illustrates the top of the address space for an MTConnect enabled OPC UA Server.</w:t>
      </w:r>
    </w:p>
    <w:p w:rsidR="00121887" w:rsidRPr="0037499C" w:rsidRDefault="00121887" w:rsidP="00D03004">
      <w:pPr>
        <w:jc w:val="center"/>
        <w:rPr>
          <w:rFonts w:cs="Calibri"/>
        </w:rPr>
      </w:pPr>
      <w:r w:rsidRPr="0037499C">
        <w:rPr>
          <w:rFonts w:cs="Calibri"/>
        </w:rPr>
        <w:object w:dxaOrig="6471" w:dyaOrig="4063">
          <v:shape id="_x0000_i1036" type="#_x0000_t75" style="width:320.55pt;height:199.1pt" o:ole="">
            <v:imagedata r:id="rId46" o:title=""/>
          </v:shape>
          <o:OLEObject Type="Embed" ProgID="Visio.Drawing.11" ShapeID="_x0000_i1036" DrawAspect="Content" ObjectID="_1420242389" r:id="rId47"/>
        </w:object>
      </w:r>
    </w:p>
    <w:p w:rsidR="00121887" w:rsidRPr="0037499C" w:rsidRDefault="00121887" w:rsidP="00EA0F00">
      <w:pPr>
        <w:pStyle w:val="FIGURE-title"/>
      </w:pPr>
      <w:bookmarkStart w:id="94" w:name="_Ref285652154"/>
      <w:bookmarkStart w:id="95" w:name="_Toc301722648"/>
      <w:r w:rsidRPr="0037499C">
        <w:t xml:space="preserve">Figure </w:t>
      </w:r>
      <w:r w:rsidR="0054778A">
        <w:fldChar w:fldCharType="begin"/>
      </w:r>
      <w:r w:rsidR="00B34986">
        <w:instrText xml:space="preserve"> SEQ Figure \* ARABIC </w:instrText>
      </w:r>
      <w:r w:rsidR="0054778A">
        <w:fldChar w:fldCharType="separate"/>
      </w:r>
      <w:r w:rsidR="00B34986">
        <w:rPr>
          <w:noProof/>
        </w:rPr>
        <w:t>12</w:t>
      </w:r>
      <w:r w:rsidR="0054778A">
        <w:rPr>
          <w:noProof/>
        </w:rPr>
        <w:fldChar w:fldCharType="end"/>
      </w:r>
      <w:bookmarkEnd w:id="94"/>
      <w:r w:rsidRPr="0037499C">
        <w:t xml:space="preserve"> – MTConnect Devices in a UA Address Space</w:t>
      </w:r>
      <w:bookmarkEnd w:id="95"/>
    </w:p>
    <w:p w:rsidR="00121887" w:rsidRPr="0037499C" w:rsidRDefault="0054778A" w:rsidP="00525A1B">
      <w:pPr>
        <w:rPr>
          <w:rFonts w:cs="Calibri"/>
          <w:lang w:val="en-GB" w:eastAsia="zh-CN"/>
        </w:rPr>
      </w:pPr>
      <w:fldSimple w:instr=" REF _Ref285652154 \h  \* MERGEFORMAT ">
        <w:r w:rsidR="00B34986" w:rsidRPr="00B34986">
          <w:rPr>
            <w:rFonts w:cs="Calibri"/>
          </w:rPr>
          <w:t>Figure 12</w:t>
        </w:r>
      </w:fldSimple>
      <w:r w:rsidR="00121887" w:rsidRPr="0037499C">
        <w:rPr>
          <w:rFonts w:cs="Calibri"/>
        </w:rPr>
        <w:t xml:space="preserve"> depicts two separate hierarchies. The Organizes hierarchy from Objects Node is used to discover the structure of the devices. The </w:t>
      </w:r>
      <w:proofErr w:type="spellStart"/>
      <w:r w:rsidR="00121887" w:rsidRPr="0037499C">
        <w:rPr>
          <w:rFonts w:cs="Calibri"/>
        </w:rPr>
        <w:t>HasNotifier</w:t>
      </w:r>
      <w:proofErr w:type="spellEnd"/>
      <w:r w:rsidR="00121887" w:rsidRPr="0037499C">
        <w:rPr>
          <w:rFonts w:cs="Calibri"/>
        </w:rPr>
        <w:t xml:space="preserve"> hierarchy from the Server Node is used when subscribing to events (see discussion later in document).</w:t>
      </w:r>
    </w:p>
    <w:p w:rsidR="00121887" w:rsidRPr="0037499C" w:rsidRDefault="00121887" w:rsidP="00C26F2F">
      <w:pPr>
        <w:pStyle w:val="Heading2"/>
      </w:pPr>
      <w:bookmarkStart w:id="96" w:name="_Toc294330424"/>
      <w:bookmarkStart w:id="97" w:name="_Toc301722629"/>
      <w:r w:rsidRPr="0037499C">
        <w:t>Component</w:t>
      </w:r>
      <w:bookmarkEnd w:id="96"/>
      <w:bookmarkEnd w:id="97"/>
    </w:p>
    <w:p w:rsidR="00121887" w:rsidRDefault="00121887" w:rsidP="001255CA">
      <w:pPr>
        <w:rPr>
          <w:rFonts w:cs="Calibri"/>
        </w:rPr>
      </w:pPr>
      <w:r w:rsidRPr="0037499C">
        <w:rPr>
          <w:rFonts w:cs="Calibri"/>
        </w:rPr>
        <w:t xml:space="preserve">An MTConnect Component element is the container for </w:t>
      </w:r>
      <w:r>
        <w:rPr>
          <w:rFonts w:cs="Calibri"/>
        </w:rPr>
        <w:t>Machine Tool</w:t>
      </w:r>
      <w:r w:rsidRPr="0037499C">
        <w:rPr>
          <w:rFonts w:cs="Calibri"/>
        </w:rPr>
        <w:t xml:space="preserve"> information that can be accessed via MTConnect.  Each Component is mapped to an instance of an Object Node with a TypeDefinition that is </w:t>
      </w:r>
      <w:proofErr w:type="spellStart"/>
      <w:r w:rsidR="00471EDB" w:rsidRPr="00471EDB">
        <w:rPr>
          <w:rFonts w:cs="Calibri"/>
          <w:bCs/>
          <w:i/>
          <w:spacing w:val="8"/>
          <w:szCs w:val="24"/>
          <w:lang w:val="en-GB" w:eastAsia="zh-CN"/>
        </w:rPr>
        <w:t>MTComponentType</w:t>
      </w:r>
      <w:proofErr w:type="spellEnd"/>
      <w:r w:rsidRPr="0037499C">
        <w:rPr>
          <w:rFonts w:cs="Calibri"/>
          <w:bCs/>
          <w:spacing w:val="8"/>
          <w:sz w:val="20"/>
          <w:szCs w:val="20"/>
          <w:lang w:val="en-GB" w:eastAsia="zh-CN"/>
        </w:rPr>
        <w:t xml:space="preserve"> </w:t>
      </w:r>
      <w:r w:rsidR="00471EDB" w:rsidRPr="00471EDB">
        <w:rPr>
          <w:rFonts w:cs="Calibri"/>
          <w:bCs/>
          <w:spacing w:val="8"/>
          <w:szCs w:val="24"/>
          <w:lang w:val="en-GB" w:eastAsia="zh-CN"/>
        </w:rPr>
        <w:t>or one of its subtypes</w:t>
      </w:r>
      <w:r w:rsidRPr="0037499C">
        <w:rPr>
          <w:rFonts w:cs="Calibri"/>
          <w:bCs/>
          <w:spacing w:val="8"/>
          <w:sz w:val="20"/>
          <w:szCs w:val="20"/>
          <w:lang w:val="en-GB" w:eastAsia="zh-CN"/>
        </w:rPr>
        <w:t>.</w:t>
      </w:r>
      <w:r w:rsidRPr="0037499C">
        <w:rPr>
          <w:rFonts w:cs="Calibri"/>
        </w:rPr>
        <w:t xml:space="preserve"> </w:t>
      </w:r>
    </w:p>
    <w:p w:rsidR="00121887" w:rsidRPr="00EA0F00" w:rsidRDefault="00121887" w:rsidP="001255CA">
      <w:pPr>
        <w:rPr>
          <w:rFonts w:cs="Calibri"/>
          <w:szCs w:val="24"/>
        </w:rPr>
      </w:pPr>
      <w:r w:rsidRPr="00EA0F00">
        <w:rPr>
          <w:rFonts w:cs="Calibri"/>
          <w:szCs w:val="24"/>
        </w:rPr>
        <w:lastRenderedPageBreak/>
        <w:t xml:space="preserve">The </w:t>
      </w:r>
      <w:proofErr w:type="spellStart"/>
      <w:r w:rsidRPr="00EA0F00">
        <w:rPr>
          <w:rFonts w:cs="Calibri"/>
          <w:bCs/>
          <w:i/>
          <w:spacing w:val="8"/>
          <w:szCs w:val="24"/>
          <w:lang w:val="en-GB" w:eastAsia="zh-CN"/>
        </w:rPr>
        <w:t>MTComponentType</w:t>
      </w:r>
      <w:proofErr w:type="spellEnd"/>
      <w:r w:rsidRPr="00EA0F00">
        <w:rPr>
          <w:rFonts w:cs="Calibri"/>
          <w:bCs/>
          <w:i/>
          <w:spacing w:val="8"/>
          <w:szCs w:val="24"/>
          <w:lang w:val="en-GB" w:eastAsia="zh-CN"/>
        </w:rPr>
        <w:t xml:space="preserve"> </w:t>
      </w:r>
      <w:r w:rsidRPr="00EA0F00">
        <w:rPr>
          <w:rFonts w:cs="Calibri"/>
          <w:bCs/>
          <w:spacing w:val="8"/>
          <w:szCs w:val="24"/>
          <w:lang w:val="en-GB" w:eastAsia="zh-CN"/>
        </w:rPr>
        <w:t xml:space="preserve">ObjectType is defined in </w:t>
      </w:r>
      <w:fldSimple w:instr=" REF _Ref285642399 \h  \* MERGEFORMAT ">
        <w:r w:rsidR="00B34986" w:rsidRPr="00B34986">
          <w:rPr>
            <w:rFonts w:cs="Calibri"/>
            <w:bCs/>
            <w:spacing w:val="8"/>
            <w:szCs w:val="24"/>
            <w:lang w:eastAsia="zh-CN"/>
          </w:rPr>
          <w:t>Table 2</w:t>
        </w:r>
      </w:fldSimple>
      <w:r w:rsidRPr="00EA0F00">
        <w:rPr>
          <w:rFonts w:cs="Calibri"/>
          <w:bCs/>
          <w:spacing w:val="8"/>
          <w:szCs w:val="24"/>
          <w:lang w:val="en-GB" w:eastAsia="zh-CN"/>
        </w:rPr>
        <w:t>.</w:t>
      </w:r>
    </w:p>
    <w:p w:rsidR="00121887" w:rsidRPr="0037499C" w:rsidRDefault="00121887" w:rsidP="001D4122">
      <w:pPr>
        <w:pStyle w:val="TABLE-title"/>
      </w:pPr>
      <w:bookmarkStart w:id="98" w:name="_Ref285642399"/>
      <w:bookmarkStart w:id="99" w:name="_Toc301722652"/>
      <w:r w:rsidRPr="0037499C">
        <w:t xml:space="preserve">Table </w:t>
      </w:r>
      <w:r w:rsidR="0054778A">
        <w:fldChar w:fldCharType="begin"/>
      </w:r>
      <w:r w:rsidR="00B34986">
        <w:instrText xml:space="preserve"> SEQ Table \* ARABIC </w:instrText>
      </w:r>
      <w:r w:rsidR="0054778A">
        <w:fldChar w:fldCharType="separate"/>
      </w:r>
      <w:r w:rsidR="00B34986">
        <w:rPr>
          <w:noProof/>
        </w:rPr>
        <w:t>2</w:t>
      </w:r>
      <w:r w:rsidR="0054778A">
        <w:rPr>
          <w:noProof/>
        </w:rPr>
        <w:fldChar w:fldCharType="end"/>
      </w:r>
      <w:bookmarkEnd w:id="98"/>
      <w:r w:rsidRPr="0037499C">
        <w:t xml:space="preserve"> – </w:t>
      </w:r>
      <w:proofErr w:type="spellStart"/>
      <w:r w:rsidRPr="0037499C">
        <w:rPr>
          <w:i/>
        </w:rPr>
        <w:t>MTComponentType</w:t>
      </w:r>
      <w:proofErr w:type="spellEnd"/>
      <w:r w:rsidRPr="0037499C">
        <w:t xml:space="preserve"> Definition</w:t>
      </w:r>
      <w:bookmarkEnd w:id="9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1170"/>
        <w:gridCol w:w="2075"/>
        <w:gridCol w:w="1542"/>
        <w:gridCol w:w="1780"/>
        <w:gridCol w:w="1443"/>
      </w:tblGrid>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MTComponentType</w:t>
            </w:r>
            <w:proofErr w:type="spellEnd"/>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False</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07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542"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children of the </w:t>
            </w:r>
            <w:commentRangeStart w:id="100"/>
            <w:proofErr w:type="spellStart"/>
            <w:r w:rsidRPr="008B4EE2">
              <w:rPr>
                <w:rFonts w:ascii="Arial" w:hAnsi="Arial" w:cs="Arial"/>
                <w:i/>
                <w:color w:val="000000"/>
                <w:sz w:val="16"/>
                <w:szCs w:val="16"/>
              </w:rPr>
              <w:t>TopologyElementType</w:t>
            </w:r>
            <w:commentRangeEnd w:id="100"/>
            <w:proofErr w:type="spellEnd"/>
            <w:r w:rsidR="00865455">
              <w:rPr>
                <w:rStyle w:val="CommentReference"/>
                <w:szCs w:val="20"/>
              </w:rPr>
              <w:commentReference w:id="100"/>
            </w:r>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UA_DI \h  \* MERGEFORMAT ">
              <w:r w:rsidR="00B34986" w:rsidRPr="00B34986">
                <w:rPr>
                  <w:rFonts w:ascii="Arial" w:hAnsi="Arial" w:cs="Arial"/>
                  <w:sz w:val="16"/>
                  <w:szCs w:val="16"/>
                </w:rPr>
                <w:t>[UA DI]</w:t>
              </w:r>
            </w:fldSimple>
            <w:r w:rsidRPr="008B4EE2">
              <w:rPr>
                <w:rFonts w:ascii="Arial" w:hAnsi="Arial" w:cs="Arial"/>
                <w:color w:val="000000"/>
                <w:sz w:val="16"/>
                <w:szCs w:val="16"/>
              </w:rPr>
              <w:t xml:space="preserve"> .</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Uuid</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NativeName</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Station</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DataItems</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FunctionalGroupType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Conditions</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FunctionalGroupType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HasNotifier</w:t>
            </w:r>
            <w:proofErr w:type="spellEnd"/>
          </w:p>
        </w:tc>
        <w:tc>
          <w:tcPr>
            <w:tcW w:w="117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207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&lt;server defined&gt;</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MTComponentType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 (0..N)</w:t>
            </w:r>
          </w:p>
        </w:tc>
      </w:tr>
    </w:tbl>
    <w:p w:rsidR="00121887" w:rsidRPr="0037499C" w:rsidRDefault="00121887" w:rsidP="001255CA">
      <w:pPr>
        <w:spacing w:before="240"/>
        <w:rPr>
          <w:rFonts w:cs="Calibri"/>
        </w:rPr>
      </w:pPr>
      <w:r w:rsidRPr="0037499C">
        <w:rPr>
          <w:rFonts w:cs="Calibri"/>
        </w:rPr>
        <w:t xml:space="preserve">The </w:t>
      </w:r>
      <w:proofErr w:type="spellStart"/>
      <w:r w:rsidRPr="0037499C">
        <w:rPr>
          <w:rFonts w:cs="Calibri"/>
        </w:rPr>
        <w:t>Uuid</w:t>
      </w:r>
      <w:proofErr w:type="spellEnd"/>
      <w:r w:rsidRPr="0037499C">
        <w:rPr>
          <w:rFonts w:cs="Calibri"/>
        </w:rPr>
        <w:t xml:space="preserve">, </w:t>
      </w:r>
      <w:proofErr w:type="spellStart"/>
      <w:r w:rsidRPr="0037499C">
        <w:rPr>
          <w:rFonts w:cs="Calibri"/>
        </w:rPr>
        <w:t>NativeName</w:t>
      </w:r>
      <w:proofErr w:type="spellEnd"/>
      <w:r w:rsidRPr="0037499C">
        <w:rPr>
          <w:rFonts w:cs="Calibri"/>
        </w:rPr>
        <w:t xml:space="preserve"> and Station properties correspond to their definitions in </w:t>
      </w:r>
      <w:fldSimple w:instr=" REF MTPart2 \h  \* MERGEFORMAT ">
        <w:r w:rsidR="00B34986" w:rsidRPr="00B34986">
          <w:rPr>
            <w:rFonts w:cs="Calibri"/>
          </w:rPr>
          <w:t>[MT Part 2]</w:t>
        </w:r>
      </w:fldSimple>
      <w:r w:rsidRPr="0037499C">
        <w:rPr>
          <w:rFonts w:cs="Calibri"/>
        </w:rPr>
        <w:t>.</w:t>
      </w:r>
    </w:p>
    <w:p w:rsidR="00121887" w:rsidRPr="0037499C" w:rsidRDefault="00121887" w:rsidP="001255CA">
      <w:pPr>
        <w:spacing w:before="240"/>
        <w:rPr>
          <w:rFonts w:cs="Calibri"/>
        </w:rPr>
      </w:pPr>
      <w:r w:rsidRPr="0037499C">
        <w:rPr>
          <w:rFonts w:cs="Calibri"/>
        </w:rPr>
        <w:t xml:space="preserve">The BrowseName of an </w:t>
      </w:r>
      <w:proofErr w:type="spellStart"/>
      <w:r w:rsidRPr="0037499C">
        <w:rPr>
          <w:rFonts w:cs="Calibri"/>
          <w:i/>
        </w:rPr>
        <w:t>MTComponentType</w:t>
      </w:r>
      <w:proofErr w:type="spellEnd"/>
      <w:r w:rsidRPr="0037499C">
        <w:rPr>
          <w:rFonts w:cs="Calibri"/>
        </w:rPr>
        <w:t xml:space="preserve"> instance is always the value of the ‘name’ attribute. </w:t>
      </w:r>
    </w:p>
    <w:p w:rsidR="00121887" w:rsidRPr="0037499C" w:rsidRDefault="00121887" w:rsidP="00776F98">
      <w:pPr>
        <w:spacing w:before="240"/>
        <w:rPr>
          <w:rFonts w:cs="Calibri"/>
        </w:rPr>
      </w:pPr>
      <w:r w:rsidRPr="0037499C">
        <w:rPr>
          <w:rFonts w:cs="Calibri"/>
        </w:rPr>
        <w:t xml:space="preserve">The </w:t>
      </w:r>
      <w:proofErr w:type="spellStart"/>
      <w:r w:rsidRPr="0037499C">
        <w:rPr>
          <w:rFonts w:cs="Calibri"/>
        </w:rPr>
        <w:t>DataItems</w:t>
      </w:r>
      <w:proofErr w:type="spellEnd"/>
      <w:r w:rsidRPr="0037499C">
        <w:rPr>
          <w:rFonts w:cs="Calibri"/>
        </w:rPr>
        <w:t xml:space="preserve"> </w:t>
      </w:r>
      <w:ins w:id="101" w:author="Paul" w:date="2012-11-08T01:23:00Z">
        <w:r w:rsidR="00865455">
          <w:rPr>
            <w:rFonts w:cs="Calibri"/>
          </w:rPr>
          <w:t xml:space="preserve">Object </w:t>
        </w:r>
      </w:ins>
      <w:del w:id="102" w:author="Paul" w:date="2012-11-08T01:24:00Z">
        <w:r w:rsidRPr="0037499C" w:rsidDel="00865455">
          <w:rPr>
            <w:rFonts w:cs="Calibri"/>
          </w:rPr>
          <w:delText xml:space="preserve">Functional Group </w:delText>
        </w:r>
      </w:del>
      <w:r w:rsidRPr="0037499C">
        <w:rPr>
          <w:rFonts w:cs="Calibri"/>
        </w:rPr>
        <w:t xml:space="preserve">is a container for the MTConnect Sample and Event </w:t>
      </w:r>
      <w:proofErr w:type="spellStart"/>
      <w:r w:rsidRPr="0037499C">
        <w:rPr>
          <w:rFonts w:cs="Calibri"/>
        </w:rPr>
        <w:t>DataItems</w:t>
      </w:r>
      <w:proofErr w:type="spellEnd"/>
      <w:r w:rsidRPr="0037499C">
        <w:rPr>
          <w:rFonts w:cs="Calibri"/>
        </w:rPr>
        <w:t xml:space="preserve"> supported by the Component.</w:t>
      </w:r>
    </w:p>
    <w:p w:rsidR="00121887" w:rsidRPr="0037499C" w:rsidRDefault="00121887" w:rsidP="002F3450">
      <w:pPr>
        <w:spacing w:before="240"/>
        <w:rPr>
          <w:rFonts w:cs="Calibri"/>
        </w:rPr>
      </w:pPr>
      <w:r w:rsidRPr="0037499C">
        <w:rPr>
          <w:rFonts w:cs="Calibri"/>
        </w:rPr>
        <w:t xml:space="preserve">The Conditions </w:t>
      </w:r>
      <w:del w:id="103" w:author="Paul" w:date="2012-11-08T01:24:00Z">
        <w:r w:rsidRPr="0037499C" w:rsidDel="00865455">
          <w:rPr>
            <w:rFonts w:cs="Calibri"/>
          </w:rPr>
          <w:delText>Functional Group</w:delText>
        </w:r>
      </w:del>
      <w:ins w:id="104" w:author="Paul" w:date="2012-11-08T01:24:00Z">
        <w:r w:rsidR="00865455">
          <w:rPr>
            <w:rFonts w:cs="Calibri"/>
          </w:rPr>
          <w:t>Object</w:t>
        </w:r>
      </w:ins>
      <w:r w:rsidRPr="0037499C">
        <w:rPr>
          <w:rFonts w:cs="Calibri"/>
        </w:rPr>
        <w:t xml:space="preserve"> is a container for the MTConnect Condition </w:t>
      </w:r>
      <w:proofErr w:type="spellStart"/>
      <w:r w:rsidRPr="0037499C">
        <w:rPr>
          <w:rFonts w:cs="Calibri"/>
        </w:rPr>
        <w:t>DataItems</w:t>
      </w:r>
      <w:proofErr w:type="spellEnd"/>
      <w:r w:rsidRPr="0037499C">
        <w:rPr>
          <w:rFonts w:cs="Calibri"/>
        </w:rPr>
        <w:t xml:space="preserve"> supported by the Component. </w:t>
      </w:r>
    </w:p>
    <w:p w:rsidR="00121887" w:rsidRPr="0037499C" w:rsidRDefault="00121887" w:rsidP="00776F98">
      <w:pPr>
        <w:spacing w:before="240"/>
        <w:rPr>
          <w:rFonts w:cs="Calibri"/>
        </w:rPr>
      </w:pPr>
      <w:r w:rsidRPr="0037499C">
        <w:rPr>
          <w:rFonts w:cs="Calibri"/>
        </w:rPr>
        <w:t>The MTConnect specification defines many standard Components.  A complete set of TypeDefinitions for the standard components is not provided in this specification in order to avoid transcription errors. Instead the following design rules should be followed when creating an Object Node from an MTConnect Component element:</w:t>
      </w:r>
    </w:p>
    <w:p w:rsidR="00121887" w:rsidRPr="0037499C" w:rsidRDefault="00121887" w:rsidP="00E353FB">
      <w:pPr>
        <w:pStyle w:val="ListParagraph"/>
        <w:numPr>
          <w:ilvl w:val="0"/>
          <w:numId w:val="11"/>
        </w:numPr>
        <w:spacing w:before="240"/>
        <w:rPr>
          <w:rFonts w:cs="Calibri"/>
        </w:rPr>
      </w:pPr>
      <w:r w:rsidRPr="0037499C">
        <w:rPr>
          <w:rFonts w:cs="Calibri"/>
        </w:rPr>
        <w:t>The BrowseName is the ‘name’ attribute;</w:t>
      </w:r>
    </w:p>
    <w:p w:rsidR="00121887" w:rsidRPr="0037499C" w:rsidRDefault="00121887" w:rsidP="00E353FB">
      <w:pPr>
        <w:pStyle w:val="ListParagraph"/>
        <w:numPr>
          <w:ilvl w:val="0"/>
          <w:numId w:val="11"/>
        </w:numPr>
        <w:spacing w:before="240"/>
        <w:rPr>
          <w:rFonts w:cs="Calibri"/>
        </w:rPr>
      </w:pPr>
      <w:r w:rsidRPr="0037499C">
        <w:rPr>
          <w:rFonts w:cs="Calibri"/>
        </w:rPr>
        <w:t>The Description is the CDATA from the ‘Description’ element;</w:t>
      </w:r>
    </w:p>
    <w:p w:rsidR="00121887" w:rsidRPr="0037499C" w:rsidRDefault="00121887" w:rsidP="00AD44D1">
      <w:pPr>
        <w:pStyle w:val="ListParagraph"/>
        <w:numPr>
          <w:ilvl w:val="0"/>
          <w:numId w:val="11"/>
        </w:numPr>
        <w:spacing w:before="240"/>
        <w:rPr>
          <w:rFonts w:cs="Calibri"/>
        </w:rPr>
      </w:pPr>
      <w:r w:rsidRPr="0037499C">
        <w:rPr>
          <w:rFonts w:cs="Calibri"/>
        </w:rPr>
        <w:t xml:space="preserve">The </w:t>
      </w:r>
      <w:proofErr w:type="spellStart"/>
      <w:r w:rsidRPr="0037499C">
        <w:rPr>
          <w:rFonts w:cs="Calibri"/>
        </w:rPr>
        <w:t>TypeDefinitionId</w:t>
      </w:r>
      <w:proofErr w:type="spellEnd"/>
      <w:r w:rsidRPr="0037499C">
        <w:rPr>
          <w:rFonts w:cs="Calibri"/>
        </w:rPr>
        <w:t xml:space="preserve"> is the NodeId of the </w:t>
      </w:r>
      <w:proofErr w:type="spellStart"/>
      <w:r w:rsidRPr="0037499C">
        <w:rPr>
          <w:rFonts w:cs="Calibri"/>
          <w:i/>
        </w:rPr>
        <w:t>MTComponentType</w:t>
      </w:r>
      <w:proofErr w:type="spellEnd"/>
      <w:r w:rsidRPr="0037499C">
        <w:rPr>
          <w:rFonts w:cs="Calibri"/>
        </w:rPr>
        <w:t xml:space="preserve"> identified by the </w:t>
      </w:r>
      <w:proofErr w:type="spellStart"/>
      <w:r w:rsidRPr="0037499C">
        <w:rPr>
          <w:rFonts w:cs="Calibri"/>
        </w:rPr>
        <w:t>QName</w:t>
      </w:r>
      <w:proofErr w:type="spellEnd"/>
      <w:r w:rsidRPr="0037499C">
        <w:rPr>
          <w:rFonts w:cs="Calibri"/>
        </w:rPr>
        <w:t xml:space="preserve">; </w:t>
      </w:r>
    </w:p>
    <w:p w:rsidR="00121887" w:rsidRPr="0037499C" w:rsidRDefault="00121887" w:rsidP="00AD44D1">
      <w:pPr>
        <w:pStyle w:val="ListParagraph"/>
        <w:numPr>
          <w:ilvl w:val="0"/>
          <w:numId w:val="11"/>
        </w:numPr>
        <w:spacing w:before="240"/>
        <w:rPr>
          <w:rFonts w:cs="Calibri"/>
        </w:rPr>
      </w:pPr>
      <w:r w:rsidRPr="0037499C">
        <w:rPr>
          <w:rFonts w:cs="Calibri"/>
        </w:rPr>
        <w:t xml:space="preserve">Any </w:t>
      </w:r>
      <w:proofErr w:type="spellStart"/>
      <w:r w:rsidRPr="0037499C">
        <w:rPr>
          <w:rFonts w:cs="Calibri"/>
        </w:rPr>
        <w:t>DataItems</w:t>
      </w:r>
      <w:proofErr w:type="spellEnd"/>
      <w:r w:rsidRPr="0037499C">
        <w:rPr>
          <w:rFonts w:cs="Calibri"/>
        </w:rPr>
        <w:t xml:space="preserve"> are added as children of the </w:t>
      </w:r>
      <w:proofErr w:type="spellStart"/>
      <w:r w:rsidRPr="0037499C">
        <w:rPr>
          <w:rFonts w:cs="Calibri"/>
        </w:rPr>
        <w:t>DataItems</w:t>
      </w:r>
      <w:proofErr w:type="spellEnd"/>
      <w:r w:rsidRPr="0037499C">
        <w:rPr>
          <w:rFonts w:cs="Calibri"/>
        </w:rPr>
        <w:t xml:space="preserve"> or Conditions folders;</w:t>
      </w:r>
    </w:p>
    <w:p w:rsidR="00121887" w:rsidRPr="0037499C" w:rsidRDefault="00121887" w:rsidP="00E353FB">
      <w:pPr>
        <w:pStyle w:val="ListParagraph"/>
        <w:numPr>
          <w:ilvl w:val="0"/>
          <w:numId w:val="11"/>
        </w:numPr>
        <w:spacing w:before="240"/>
        <w:rPr>
          <w:rFonts w:cs="Calibri"/>
        </w:rPr>
      </w:pPr>
      <w:r w:rsidRPr="0037499C">
        <w:rPr>
          <w:rFonts w:cs="Calibri"/>
        </w:rPr>
        <w:t xml:space="preserve">Any sub-Components are added as targets of HasComponent and </w:t>
      </w:r>
      <w:proofErr w:type="spellStart"/>
      <w:r w:rsidRPr="0037499C">
        <w:rPr>
          <w:rFonts w:cs="Calibri"/>
        </w:rPr>
        <w:t>HasNotifier</w:t>
      </w:r>
      <w:proofErr w:type="spellEnd"/>
      <w:r w:rsidRPr="0037499C">
        <w:rPr>
          <w:rFonts w:cs="Calibri"/>
        </w:rPr>
        <w:t xml:space="preserve"> references;</w:t>
      </w:r>
    </w:p>
    <w:p w:rsidR="00121887" w:rsidRPr="0037499C" w:rsidRDefault="00121887" w:rsidP="00E353FB">
      <w:pPr>
        <w:spacing w:before="240"/>
        <w:rPr>
          <w:rFonts w:cs="Calibri"/>
        </w:rPr>
      </w:pPr>
      <w:r w:rsidRPr="0037499C">
        <w:rPr>
          <w:rFonts w:cs="Calibri"/>
        </w:rPr>
        <w:t xml:space="preserve">The </w:t>
      </w:r>
      <w:proofErr w:type="spellStart"/>
      <w:r w:rsidRPr="0037499C">
        <w:rPr>
          <w:rFonts w:cs="Calibri"/>
        </w:rPr>
        <w:t>QName</w:t>
      </w:r>
      <w:proofErr w:type="spellEnd"/>
      <w:r w:rsidRPr="0037499C">
        <w:rPr>
          <w:rFonts w:cs="Calibri"/>
        </w:rPr>
        <w:t xml:space="preserve"> of a Component element identifies the subtype of </w:t>
      </w:r>
      <w:proofErr w:type="spellStart"/>
      <w:r w:rsidRPr="0037499C">
        <w:rPr>
          <w:rFonts w:cs="Calibri"/>
          <w:i/>
        </w:rPr>
        <w:t>MTComponentType</w:t>
      </w:r>
      <w:proofErr w:type="spellEnd"/>
      <w:r w:rsidRPr="0037499C">
        <w:rPr>
          <w:rFonts w:cs="Calibri"/>
          <w:i/>
        </w:rPr>
        <w:t xml:space="preserve">. </w:t>
      </w:r>
      <w:r w:rsidRPr="0037499C">
        <w:rPr>
          <w:rFonts w:cs="Calibri"/>
        </w:rPr>
        <w:t xml:space="preserve">If this </w:t>
      </w:r>
      <w:proofErr w:type="spellStart"/>
      <w:r w:rsidRPr="0037499C">
        <w:rPr>
          <w:rFonts w:cs="Calibri"/>
        </w:rPr>
        <w:t>QName</w:t>
      </w:r>
      <w:proofErr w:type="spellEnd"/>
      <w:r w:rsidRPr="0037499C">
        <w:rPr>
          <w:rFonts w:cs="Calibri"/>
        </w:rPr>
        <w:t xml:space="preserve"> is not already recognized by the UA Server it can create a new ObjectType Node by following these design rules:</w:t>
      </w:r>
    </w:p>
    <w:p w:rsidR="00121887" w:rsidRPr="0037499C" w:rsidRDefault="00121887" w:rsidP="00F64C6A">
      <w:pPr>
        <w:pStyle w:val="ListParagraph"/>
        <w:numPr>
          <w:ilvl w:val="0"/>
          <w:numId w:val="17"/>
        </w:numPr>
        <w:spacing w:before="240"/>
        <w:rPr>
          <w:rFonts w:cs="Calibri"/>
        </w:rPr>
      </w:pPr>
      <w:r w:rsidRPr="0037499C">
        <w:rPr>
          <w:rFonts w:cs="Calibri"/>
        </w:rPr>
        <w:t xml:space="preserve">The BrowseName is the </w:t>
      </w:r>
      <w:proofErr w:type="spellStart"/>
      <w:r w:rsidRPr="0037499C">
        <w:rPr>
          <w:rFonts w:cs="Calibri"/>
        </w:rPr>
        <w:t>QName</w:t>
      </w:r>
      <w:proofErr w:type="spellEnd"/>
      <w:r w:rsidRPr="0037499C">
        <w:rPr>
          <w:rFonts w:cs="Calibri"/>
        </w:rPr>
        <w:t xml:space="preserve"> with ‘</w:t>
      </w:r>
      <w:proofErr w:type="spellStart"/>
      <w:r w:rsidRPr="0037499C">
        <w:rPr>
          <w:rFonts w:cs="Calibri"/>
        </w:rPr>
        <w:t>ComponentType</w:t>
      </w:r>
      <w:proofErr w:type="spellEnd"/>
      <w:r w:rsidRPr="0037499C">
        <w:rPr>
          <w:rFonts w:cs="Calibri"/>
        </w:rPr>
        <w:t>’ appended;</w:t>
      </w:r>
    </w:p>
    <w:p w:rsidR="00121887" w:rsidRPr="0037499C" w:rsidRDefault="00121887" w:rsidP="00F64C6A">
      <w:pPr>
        <w:pStyle w:val="ListParagraph"/>
        <w:numPr>
          <w:ilvl w:val="0"/>
          <w:numId w:val="17"/>
        </w:numPr>
        <w:spacing w:before="240"/>
        <w:rPr>
          <w:rFonts w:cs="Calibri"/>
        </w:rPr>
      </w:pPr>
      <w:r w:rsidRPr="0037499C">
        <w:rPr>
          <w:rFonts w:cs="Calibri"/>
        </w:rPr>
        <w:t xml:space="preserve">Add a HasSubtype reference from </w:t>
      </w:r>
      <w:proofErr w:type="spellStart"/>
      <w:r w:rsidRPr="0037499C">
        <w:rPr>
          <w:rFonts w:cs="Calibri"/>
          <w:i/>
        </w:rPr>
        <w:t>MTComponentType</w:t>
      </w:r>
      <w:proofErr w:type="spellEnd"/>
      <w:r w:rsidRPr="0037499C">
        <w:rPr>
          <w:rFonts w:cs="Calibri"/>
          <w:i/>
        </w:rPr>
        <w:t>;</w:t>
      </w:r>
    </w:p>
    <w:p w:rsidR="00121887" w:rsidRDefault="00121887" w:rsidP="00385D6D">
      <w:pPr>
        <w:spacing w:before="240"/>
        <w:rPr>
          <w:rFonts w:cs="Calibri"/>
        </w:rPr>
      </w:pPr>
      <w:r w:rsidRPr="0037499C">
        <w:rPr>
          <w:rFonts w:cs="Calibri"/>
        </w:rPr>
        <w:lastRenderedPageBreak/>
        <w:t>The NodeId of the dynamically created ObjectType is server dependent. This specification will define NodeIds for the Component types known at the time this document was written.</w:t>
      </w:r>
    </w:p>
    <w:p w:rsidR="00121887" w:rsidRPr="0037499C" w:rsidRDefault="00121887" w:rsidP="00C26F2F">
      <w:pPr>
        <w:pStyle w:val="Heading2"/>
      </w:pPr>
      <w:bookmarkStart w:id="105" w:name="_Toc294330425"/>
      <w:bookmarkStart w:id="106" w:name="_Toc301722630"/>
      <w:r w:rsidRPr="0037499C">
        <w:t>Device</w:t>
      </w:r>
      <w:bookmarkEnd w:id="105"/>
      <w:bookmarkEnd w:id="106"/>
    </w:p>
    <w:p w:rsidR="00121887" w:rsidRPr="0037499C" w:rsidRDefault="00121887" w:rsidP="008C2291">
      <w:pPr>
        <w:rPr>
          <w:rFonts w:cs="Calibri"/>
        </w:rPr>
      </w:pPr>
      <w:r w:rsidRPr="0037499C">
        <w:rPr>
          <w:rFonts w:cs="Calibri"/>
        </w:rPr>
        <w:t xml:space="preserve">An MTConnect Device is the container for all of the components for a piece of equipment. Each Device is mapped to an instance of an Object Node with a TypeDefinition that is </w:t>
      </w:r>
      <w:proofErr w:type="spellStart"/>
      <w:r w:rsidR="00471EDB" w:rsidRPr="00471EDB">
        <w:rPr>
          <w:rFonts w:cs="Calibri"/>
          <w:bCs/>
          <w:i/>
          <w:spacing w:val="8"/>
          <w:szCs w:val="24"/>
          <w:lang w:val="en-GB" w:eastAsia="zh-CN"/>
        </w:rPr>
        <w:t>MTDeviceType</w:t>
      </w:r>
      <w:proofErr w:type="spellEnd"/>
      <w:r w:rsidR="00471EDB" w:rsidRPr="00471EDB">
        <w:rPr>
          <w:rFonts w:cs="Calibri"/>
          <w:bCs/>
          <w:i/>
          <w:spacing w:val="8"/>
          <w:szCs w:val="24"/>
          <w:lang w:val="en-GB" w:eastAsia="zh-CN"/>
        </w:rPr>
        <w:t xml:space="preserve"> </w:t>
      </w:r>
      <w:r w:rsidR="00471EDB" w:rsidRPr="00471EDB">
        <w:rPr>
          <w:rFonts w:cs="Calibri"/>
          <w:bCs/>
          <w:spacing w:val="8"/>
          <w:szCs w:val="24"/>
          <w:lang w:val="en-GB" w:eastAsia="zh-CN"/>
        </w:rPr>
        <w:t>or one of its subtypes</w:t>
      </w:r>
      <w:r w:rsidRPr="00B14D15">
        <w:rPr>
          <w:rFonts w:cs="Calibri"/>
          <w:szCs w:val="24"/>
        </w:rPr>
        <w:t>.</w:t>
      </w:r>
      <w:r w:rsidRPr="0037499C">
        <w:rPr>
          <w:rFonts w:cs="Calibri"/>
        </w:rPr>
        <w:t xml:space="preserve"> The </w:t>
      </w:r>
      <w:proofErr w:type="spellStart"/>
      <w:r w:rsidR="00471EDB" w:rsidRPr="00471EDB">
        <w:rPr>
          <w:rFonts w:cs="Calibri"/>
          <w:bCs/>
          <w:i/>
          <w:spacing w:val="8"/>
          <w:szCs w:val="24"/>
          <w:lang w:val="en-GB" w:eastAsia="zh-CN"/>
        </w:rPr>
        <w:t>MTDeviceType</w:t>
      </w:r>
      <w:proofErr w:type="spellEnd"/>
      <w:r w:rsidR="00471EDB" w:rsidRPr="00471EDB">
        <w:rPr>
          <w:rFonts w:cs="Calibri"/>
          <w:bCs/>
          <w:i/>
          <w:spacing w:val="8"/>
          <w:szCs w:val="24"/>
          <w:lang w:val="en-GB" w:eastAsia="zh-CN"/>
        </w:rPr>
        <w:t xml:space="preserve"> </w:t>
      </w:r>
      <w:r w:rsidR="00471EDB" w:rsidRPr="00471EDB">
        <w:rPr>
          <w:rFonts w:cs="Calibri"/>
          <w:bCs/>
          <w:spacing w:val="8"/>
          <w:szCs w:val="24"/>
          <w:lang w:val="en-GB" w:eastAsia="zh-CN"/>
        </w:rPr>
        <w:t xml:space="preserve">ObjectType is defined in </w:t>
      </w:r>
      <w:fldSimple w:instr=" REF _Ref285653345 \h  \* MERGEFORMAT ">
        <w:r w:rsidR="00471EDB" w:rsidRPr="00471EDB">
          <w:rPr>
            <w:rFonts w:cs="Calibri"/>
            <w:bCs/>
            <w:spacing w:val="8"/>
            <w:szCs w:val="24"/>
            <w:lang w:eastAsia="zh-CN"/>
          </w:rPr>
          <w:t>Table 3</w:t>
        </w:r>
      </w:fldSimple>
      <w:r w:rsidRPr="0037499C">
        <w:rPr>
          <w:rFonts w:cs="Calibri"/>
          <w:bCs/>
          <w:spacing w:val="8"/>
          <w:sz w:val="20"/>
          <w:szCs w:val="20"/>
          <w:lang w:val="en-GB" w:eastAsia="zh-CN"/>
        </w:rPr>
        <w:t>.</w:t>
      </w:r>
    </w:p>
    <w:p w:rsidR="00121887" w:rsidRPr="0037499C" w:rsidRDefault="00121887" w:rsidP="001D4122">
      <w:pPr>
        <w:pStyle w:val="TABLE-title"/>
      </w:pPr>
      <w:bookmarkStart w:id="107" w:name="_Ref285653345"/>
      <w:bookmarkStart w:id="108" w:name="_Toc301722653"/>
      <w:r w:rsidRPr="0037499C">
        <w:t xml:space="preserve">Table </w:t>
      </w:r>
      <w:r w:rsidR="0054778A">
        <w:fldChar w:fldCharType="begin"/>
      </w:r>
      <w:r w:rsidR="00B34986">
        <w:instrText xml:space="preserve"> SEQ Table \* ARABIC </w:instrText>
      </w:r>
      <w:r w:rsidR="0054778A">
        <w:fldChar w:fldCharType="separate"/>
      </w:r>
      <w:r w:rsidR="00B34986">
        <w:rPr>
          <w:noProof/>
        </w:rPr>
        <w:t>3</w:t>
      </w:r>
      <w:r w:rsidR="0054778A">
        <w:rPr>
          <w:noProof/>
        </w:rPr>
        <w:fldChar w:fldCharType="end"/>
      </w:r>
      <w:bookmarkEnd w:id="107"/>
      <w:r w:rsidRPr="0037499C">
        <w:t xml:space="preserve"> – </w:t>
      </w:r>
      <w:proofErr w:type="spellStart"/>
      <w:r w:rsidRPr="0037499C">
        <w:rPr>
          <w:i/>
        </w:rPr>
        <w:t>MTDeviceType</w:t>
      </w:r>
      <w:proofErr w:type="spellEnd"/>
      <w:r w:rsidRPr="0037499C">
        <w:t xml:space="preserve"> Definition</w:t>
      </w:r>
      <w:bookmarkEnd w:id="10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1080"/>
        <w:gridCol w:w="1805"/>
        <w:gridCol w:w="1435"/>
        <w:gridCol w:w="1887"/>
        <w:gridCol w:w="1443"/>
      </w:tblGrid>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7650"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765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MTDeviceType</w:t>
            </w:r>
            <w:proofErr w:type="spellEnd"/>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765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False</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180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43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w:t>
            </w:r>
            <w:r w:rsidRPr="008B4EE2">
              <w:rPr>
                <w:rFonts w:ascii="Arial" w:hAnsi="Arial" w:cs="Arial"/>
                <w:i/>
                <w:color w:val="000000"/>
                <w:sz w:val="16"/>
                <w:szCs w:val="16"/>
              </w:rPr>
              <w:t>Properties</w:t>
            </w:r>
            <w:r w:rsidRPr="008B4EE2">
              <w:rPr>
                <w:rFonts w:ascii="Arial" w:hAnsi="Arial" w:cs="Arial"/>
                <w:color w:val="000000"/>
                <w:sz w:val="16"/>
                <w:szCs w:val="16"/>
              </w:rPr>
              <w:t xml:space="preserve"> of the </w:t>
            </w:r>
            <w:proofErr w:type="spellStart"/>
            <w:r w:rsidRPr="008B4EE2">
              <w:rPr>
                <w:rFonts w:ascii="Arial" w:hAnsi="Arial" w:cs="Arial"/>
                <w:i/>
                <w:color w:val="000000"/>
                <w:sz w:val="16"/>
                <w:szCs w:val="16"/>
              </w:rPr>
              <w:t>DeviceType</w:t>
            </w:r>
            <w:proofErr w:type="spellEnd"/>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UA_DI \h  \* MERGEFORMAT ">
              <w:r w:rsidR="00B34986" w:rsidRPr="00B34986">
                <w:rPr>
                  <w:rFonts w:ascii="Arial" w:hAnsi="Arial" w:cs="Arial"/>
                  <w:sz w:val="16"/>
                  <w:szCs w:val="16"/>
                </w:rPr>
                <w:t>[UA DI]</w:t>
              </w:r>
            </w:fldSimple>
            <w:r w:rsidRPr="008B4EE2">
              <w:rPr>
                <w:rFonts w:ascii="Arial" w:hAnsi="Arial" w:cs="Arial"/>
                <w:color w:val="000000"/>
                <w:sz w:val="16"/>
                <w:szCs w:val="16"/>
              </w:rPr>
              <w:t xml:space="preserve"> </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Uuid</w:t>
            </w:r>
            <w:proofErr w:type="spellEnd"/>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NativeName</w:t>
            </w:r>
            <w:proofErr w:type="spellEnd"/>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Station</w:t>
            </w:r>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DataItems</w:t>
            </w:r>
            <w:proofErr w:type="spellEnd"/>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FunctionalGroupType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Conditions</w:t>
            </w:r>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FunctionalGroupType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Availability</w:t>
            </w:r>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AvailabilityItemType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71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HasNotifier</w:t>
            </w:r>
            <w:proofErr w:type="spellEnd"/>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180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&lt;server defined&gt;</w:t>
            </w:r>
          </w:p>
        </w:tc>
        <w:tc>
          <w:tcPr>
            <w:tcW w:w="143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188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MTComponentType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 (0..N)</w:t>
            </w:r>
          </w:p>
        </w:tc>
      </w:tr>
    </w:tbl>
    <w:p w:rsidR="00121887" w:rsidRPr="0037499C" w:rsidRDefault="00121887" w:rsidP="00B95E5D">
      <w:pPr>
        <w:spacing w:before="240"/>
        <w:rPr>
          <w:rFonts w:cs="Calibri"/>
        </w:rPr>
      </w:pPr>
      <w:r w:rsidRPr="0037499C">
        <w:rPr>
          <w:rFonts w:cs="Calibri"/>
        </w:rPr>
        <w:t xml:space="preserve">The </w:t>
      </w:r>
      <w:proofErr w:type="spellStart"/>
      <w:r w:rsidRPr="0037499C">
        <w:rPr>
          <w:rFonts w:cs="Calibri"/>
        </w:rPr>
        <w:t>Uuid</w:t>
      </w:r>
      <w:proofErr w:type="spellEnd"/>
      <w:r w:rsidRPr="0037499C">
        <w:rPr>
          <w:rFonts w:cs="Calibri"/>
        </w:rPr>
        <w:t xml:space="preserve">, </w:t>
      </w:r>
      <w:proofErr w:type="spellStart"/>
      <w:r w:rsidRPr="0037499C">
        <w:rPr>
          <w:rFonts w:cs="Calibri"/>
        </w:rPr>
        <w:t>NativeName</w:t>
      </w:r>
      <w:proofErr w:type="spellEnd"/>
      <w:r w:rsidRPr="0037499C">
        <w:rPr>
          <w:rFonts w:cs="Calibri"/>
        </w:rPr>
        <w:t xml:space="preserve"> and Station properties correspond to their definitions in </w:t>
      </w:r>
      <w:fldSimple w:instr=" REF MTPart2 \h  \* MERGEFORMAT ">
        <w:r w:rsidR="00B34986" w:rsidRPr="00B34986">
          <w:rPr>
            <w:rFonts w:cs="Calibri"/>
          </w:rPr>
          <w:t>[MT Part 2]</w:t>
        </w:r>
      </w:fldSimple>
      <w:r w:rsidRPr="0037499C">
        <w:rPr>
          <w:rFonts w:cs="Calibri"/>
        </w:rPr>
        <w:t>.</w:t>
      </w:r>
    </w:p>
    <w:p w:rsidR="00121887" w:rsidRPr="0037499C" w:rsidRDefault="00121887" w:rsidP="00B95E5D">
      <w:pPr>
        <w:spacing w:before="240"/>
        <w:rPr>
          <w:rFonts w:cs="Calibri"/>
        </w:rPr>
      </w:pPr>
      <w:r w:rsidRPr="0037499C">
        <w:rPr>
          <w:rFonts w:cs="Calibri"/>
        </w:rPr>
        <w:t xml:space="preserve">The </w:t>
      </w:r>
      <w:proofErr w:type="spellStart"/>
      <w:r w:rsidRPr="0037499C">
        <w:rPr>
          <w:rFonts w:cs="Calibri"/>
        </w:rPr>
        <w:t>DataItems</w:t>
      </w:r>
      <w:proofErr w:type="spellEnd"/>
      <w:r w:rsidRPr="0037499C">
        <w:rPr>
          <w:rFonts w:cs="Calibri"/>
        </w:rPr>
        <w:t xml:space="preserve"> Functional Group is a container for the MTConnect Sample and Event </w:t>
      </w:r>
      <w:proofErr w:type="spellStart"/>
      <w:r w:rsidRPr="0037499C">
        <w:rPr>
          <w:rFonts w:cs="Calibri"/>
        </w:rPr>
        <w:t>DataItems</w:t>
      </w:r>
      <w:proofErr w:type="spellEnd"/>
      <w:r w:rsidRPr="0037499C">
        <w:rPr>
          <w:rFonts w:cs="Calibri"/>
        </w:rPr>
        <w:t xml:space="preserve"> supported by the Device.</w:t>
      </w:r>
    </w:p>
    <w:p w:rsidR="00121887" w:rsidRPr="0037499C" w:rsidRDefault="00121887" w:rsidP="00B95E5D">
      <w:pPr>
        <w:spacing w:before="240"/>
        <w:rPr>
          <w:rFonts w:cs="Calibri"/>
        </w:rPr>
      </w:pPr>
      <w:r w:rsidRPr="0037499C">
        <w:rPr>
          <w:rFonts w:cs="Calibri"/>
        </w:rPr>
        <w:t xml:space="preserve">The Conditions Functional Group is a container for the MTConnect Condition </w:t>
      </w:r>
      <w:proofErr w:type="spellStart"/>
      <w:r w:rsidRPr="0037499C">
        <w:rPr>
          <w:rFonts w:cs="Calibri"/>
        </w:rPr>
        <w:t>DataItems</w:t>
      </w:r>
      <w:proofErr w:type="spellEnd"/>
      <w:r w:rsidRPr="0037499C">
        <w:rPr>
          <w:rFonts w:cs="Calibri"/>
        </w:rPr>
        <w:t xml:space="preserve"> supported by the Device.</w:t>
      </w:r>
    </w:p>
    <w:p w:rsidR="00121887" w:rsidRPr="0037499C" w:rsidRDefault="00121887" w:rsidP="00B95E5D">
      <w:pPr>
        <w:spacing w:before="240"/>
        <w:rPr>
          <w:rFonts w:cs="Calibri"/>
        </w:rPr>
      </w:pPr>
      <w:r w:rsidRPr="0037499C">
        <w:rPr>
          <w:rFonts w:cs="Calibri"/>
        </w:rPr>
        <w:t xml:space="preserve">The Availability Node is the target of a HasComponent reference from the Device and the </w:t>
      </w:r>
      <w:proofErr w:type="spellStart"/>
      <w:r w:rsidRPr="0037499C">
        <w:rPr>
          <w:rFonts w:cs="Calibri"/>
        </w:rPr>
        <w:t>DataItems</w:t>
      </w:r>
      <w:proofErr w:type="spellEnd"/>
      <w:r w:rsidRPr="0037499C">
        <w:rPr>
          <w:rFonts w:cs="Calibri"/>
        </w:rPr>
        <w:t xml:space="preserve"> folder. This allows clients to treat it as any other DataItem.</w:t>
      </w:r>
    </w:p>
    <w:p w:rsidR="00121887" w:rsidRPr="0037499C" w:rsidRDefault="00121887" w:rsidP="00B95E5D">
      <w:pPr>
        <w:spacing w:before="240"/>
        <w:rPr>
          <w:rFonts w:cs="Calibri"/>
        </w:rPr>
      </w:pPr>
      <w:commentRangeStart w:id="109"/>
      <w:r w:rsidRPr="0037499C">
        <w:rPr>
          <w:rFonts w:cs="Calibri"/>
        </w:rPr>
        <w:t xml:space="preserve">The DI </w:t>
      </w:r>
      <w:proofErr w:type="spellStart"/>
      <w:r w:rsidRPr="0037499C">
        <w:rPr>
          <w:rFonts w:cs="Calibri"/>
        </w:rPr>
        <w:t>DeviceType</w:t>
      </w:r>
      <w:proofErr w:type="spellEnd"/>
      <w:r w:rsidRPr="0037499C">
        <w:rPr>
          <w:rFonts w:cs="Calibri"/>
        </w:rPr>
        <w:t xml:space="preserve"> defines several properties for device metadata. The Description element may contain attributes which can be used to set these properties. Specifically:</w:t>
      </w:r>
      <w:commentRangeEnd w:id="109"/>
      <w:r w:rsidR="008D1B1F">
        <w:rPr>
          <w:rStyle w:val="CommentReference"/>
          <w:szCs w:val="20"/>
        </w:rPr>
        <w:commentReference w:id="109"/>
      </w:r>
    </w:p>
    <w:p w:rsidR="00121887" w:rsidRPr="0037499C" w:rsidRDefault="00121887" w:rsidP="00AD0521">
      <w:pPr>
        <w:pStyle w:val="ListParagraph"/>
        <w:numPr>
          <w:ilvl w:val="0"/>
          <w:numId w:val="12"/>
        </w:numPr>
        <w:spacing w:before="240"/>
        <w:rPr>
          <w:rFonts w:cs="Calibri"/>
        </w:rPr>
      </w:pPr>
      <w:r w:rsidRPr="0037499C">
        <w:rPr>
          <w:rFonts w:cs="Calibri"/>
        </w:rPr>
        <w:t>The value of the Manufacturer property is the ‘manufacturer’ attribute;</w:t>
      </w:r>
    </w:p>
    <w:p w:rsidR="00121887" w:rsidRPr="0037499C" w:rsidRDefault="00121887" w:rsidP="00AD0521">
      <w:pPr>
        <w:pStyle w:val="ListParagraph"/>
        <w:numPr>
          <w:ilvl w:val="0"/>
          <w:numId w:val="12"/>
        </w:numPr>
        <w:spacing w:before="240"/>
        <w:rPr>
          <w:rFonts w:cs="Calibri"/>
        </w:rPr>
      </w:pPr>
      <w:r w:rsidRPr="0037499C">
        <w:rPr>
          <w:rFonts w:cs="Calibri"/>
        </w:rPr>
        <w:t xml:space="preserve">The value of the </w:t>
      </w:r>
      <w:proofErr w:type="spellStart"/>
      <w:r w:rsidRPr="0037499C">
        <w:rPr>
          <w:rFonts w:cs="Calibri"/>
        </w:rPr>
        <w:t>SerialNumber</w:t>
      </w:r>
      <w:proofErr w:type="spellEnd"/>
      <w:r w:rsidRPr="0037499C">
        <w:rPr>
          <w:rFonts w:cs="Calibri"/>
        </w:rPr>
        <w:t xml:space="preserve"> property is the ‘</w:t>
      </w:r>
      <w:proofErr w:type="spellStart"/>
      <w:r w:rsidRPr="0037499C">
        <w:rPr>
          <w:rFonts w:cs="Calibri"/>
        </w:rPr>
        <w:t>serialNumber</w:t>
      </w:r>
      <w:proofErr w:type="spellEnd"/>
      <w:r w:rsidRPr="0037499C">
        <w:rPr>
          <w:rFonts w:cs="Calibri"/>
        </w:rPr>
        <w:t>’ attribute;</w:t>
      </w:r>
    </w:p>
    <w:p w:rsidR="00121887" w:rsidRPr="0037499C" w:rsidRDefault="00121887" w:rsidP="008C2291">
      <w:pPr>
        <w:rPr>
          <w:rFonts w:cs="Calibri"/>
        </w:rPr>
      </w:pPr>
      <w:r w:rsidRPr="0037499C">
        <w:rPr>
          <w:rFonts w:cs="Calibri"/>
        </w:rPr>
        <w:t xml:space="preserve">Any Components of the Device are added as targets of HasComponent and </w:t>
      </w:r>
      <w:commentRangeStart w:id="110"/>
      <w:proofErr w:type="spellStart"/>
      <w:r w:rsidRPr="0037499C">
        <w:rPr>
          <w:rFonts w:cs="Calibri"/>
        </w:rPr>
        <w:t>HasNotifier</w:t>
      </w:r>
      <w:commentRangeEnd w:id="110"/>
      <w:proofErr w:type="spellEnd"/>
      <w:r w:rsidR="008D1B1F">
        <w:rPr>
          <w:rStyle w:val="CommentReference"/>
          <w:szCs w:val="20"/>
        </w:rPr>
        <w:commentReference w:id="110"/>
      </w:r>
      <w:r w:rsidRPr="0037499C">
        <w:rPr>
          <w:rFonts w:cs="Calibri"/>
        </w:rPr>
        <w:t xml:space="preserve"> references.</w:t>
      </w:r>
    </w:p>
    <w:p w:rsidR="00121887" w:rsidRPr="0037499C" w:rsidRDefault="00121887" w:rsidP="00C26F2F">
      <w:pPr>
        <w:pStyle w:val="Heading2"/>
      </w:pPr>
      <w:bookmarkStart w:id="111" w:name="_Toc294330426"/>
      <w:bookmarkStart w:id="112" w:name="_Toc301722631"/>
      <w:proofErr w:type="spellStart"/>
      <w:r w:rsidRPr="0037499C">
        <w:lastRenderedPageBreak/>
        <w:t>DataItems</w:t>
      </w:r>
      <w:bookmarkEnd w:id="111"/>
      <w:bookmarkEnd w:id="112"/>
      <w:proofErr w:type="spellEnd"/>
    </w:p>
    <w:p w:rsidR="00121887" w:rsidRPr="0037499C" w:rsidRDefault="00121887" w:rsidP="00B30734">
      <w:pPr>
        <w:pStyle w:val="Heading3"/>
      </w:pPr>
      <w:bookmarkStart w:id="113" w:name="_Toc294330427"/>
      <w:bookmarkStart w:id="114" w:name="_Toc301722632"/>
      <w:r w:rsidRPr="00B30734">
        <w:t>General</w:t>
      </w:r>
      <w:bookmarkEnd w:id="113"/>
      <w:bookmarkEnd w:id="114"/>
    </w:p>
    <w:p w:rsidR="00121887" w:rsidRPr="00F26805" w:rsidRDefault="00121887" w:rsidP="000A18EB">
      <w:pPr>
        <w:rPr>
          <w:rFonts w:cs="Calibri"/>
          <w:szCs w:val="24"/>
        </w:rPr>
      </w:pPr>
      <w:r w:rsidRPr="00F26805">
        <w:rPr>
          <w:rFonts w:cs="Calibri"/>
          <w:szCs w:val="24"/>
        </w:rPr>
        <w:t xml:space="preserve">An MTConnect DataItem describes a piece of information that can be collected from a component. </w:t>
      </w:r>
      <w:commentRangeStart w:id="115"/>
      <w:r w:rsidRPr="00F26805">
        <w:rPr>
          <w:rFonts w:cs="Calibri"/>
          <w:szCs w:val="24"/>
        </w:rPr>
        <w:t xml:space="preserve">Each DataItem is mapped to an instance of a Variable Node </w:t>
      </w:r>
      <w:commentRangeEnd w:id="115"/>
      <w:r w:rsidR="00865455">
        <w:rPr>
          <w:rStyle w:val="CommentReference"/>
          <w:szCs w:val="20"/>
        </w:rPr>
        <w:commentReference w:id="115"/>
      </w:r>
      <w:r w:rsidRPr="00F26805">
        <w:rPr>
          <w:rFonts w:cs="Calibri"/>
          <w:szCs w:val="24"/>
        </w:rPr>
        <w:t xml:space="preserve">with a TypeDefinition that is a </w:t>
      </w:r>
      <w:r w:rsidRPr="00F26805">
        <w:rPr>
          <w:rFonts w:cs="Calibri"/>
          <w:bCs/>
          <w:spacing w:val="8"/>
          <w:szCs w:val="24"/>
          <w:lang w:val="en-GB" w:eastAsia="zh-CN"/>
        </w:rPr>
        <w:t xml:space="preserve">subtype of </w:t>
      </w:r>
      <w:proofErr w:type="spellStart"/>
      <w:r w:rsidRPr="00F26805">
        <w:rPr>
          <w:rFonts w:cs="Calibri"/>
          <w:bCs/>
          <w:i/>
          <w:spacing w:val="8"/>
          <w:szCs w:val="24"/>
          <w:lang w:val="en-GB" w:eastAsia="zh-CN"/>
        </w:rPr>
        <w:t>MTDataItemType</w:t>
      </w:r>
      <w:proofErr w:type="spellEnd"/>
      <w:r w:rsidRPr="00F26805">
        <w:rPr>
          <w:rFonts w:cs="Calibri"/>
          <w:szCs w:val="24"/>
        </w:rPr>
        <w:t xml:space="preserve">. The </w:t>
      </w:r>
      <w:proofErr w:type="spellStart"/>
      <w:r w:rsidRPr="00F26805">
        <w:rPr>
          <w:rFonts w:cs="Calibri"/>
          <w:bCs/>
          <w:i/>
          <w:spacing w:val="8"/>
          <w:szCs w:val="24"/>
          <w:lang w:val="en-GB" w:eastAsia="zh-CN"/>
        </w:rPr>
        <w:t>MTDataItemType</w:t>
      </w:r>
      <w:proofErr w:type="spellEnd"/>
      <w:r w:rsidRPr="00F26805">
        <w:rPr>
          <w:rFonts w:cs="Calibri"/>
          <w:bCs/>
          <w:i/>
          <w:spacing w:val="8"/>
          <w:szCs w:val="24"/>
          <w:lang w:val="en-GB" w:eastAsia="zh-CN"/>
        </w:rPr>
        <w:t xml:space="preserve"> </w:t>
      </w:r>
      <w:r w:rsidRPr="00F26805">
        <w:rPr>
          <w:rFonts w:cs="Calibri"/>
          <w:bCs/>
          <w:spacing w:val="8"/>
          <w:szCs w:val="24"/>
          <w:lang w:val="en-GB" w:eastAsia="zh-CN"/>
        </w:rPr>
        <w:t xml:space="preserve">VariableType is defined in </w:t>
      </w:r>
      <w:fldSimple w:instr=" REF _Ref285654201 \h  \* MERGEFORMAT ">
        <w:r w:rsidR="00B34986" w:rsidRPr="00B34986">
          <w:rPr>
            <w:rFonts w:cs="Calibri"/>
            <w:bCs/>
            <w:spacing w:val="8"/>
            <w:szCs w:val="24"/>
            <w:lang w:eastAsia="zh-CN"/>
          </w:rPr>
          <w:t>Table 4</w:t>
        </w:r>
      </w:fldSimple>
      <w:r w:rsidRPr="00F26805">
        <w:rPr>
          <w:rFonts w:cs="Calibri"/>
          <w:bCs/>
          <w:spacing w:val="8"/>
          <w:szCs w:val="24"/>
          <w:lang w:val="en-GB" w:eastAsia="zh-CN"/>
        </w:rPr>
        <w:t>.</w:t>
      </w:r>
    </w:p>
    <w:p w:rsidR="00121887" w:rsidRPr="0037499C" w:rsidRDefault="00121887" w:rsidP="001D4122">
      <w:pPr>
        <w:pStyle w:val="TABLE-title"/>
      </w:pPr>
      <w:bookmarkStart w:id="116" w:name="_Ref285654201"/>
      <w:bookmarkStart w:id="117" w:name="_Toc301722654"/>
      <w:r w:rsidRPr="0037499C">
        <w:t xml:space="preserve">Table </w:t>
      </w:r>
      <w:r w:rsidR="0054778A">
        <w:fldChar w:fldCharType="begin"/>
      </w:r>
      <w:r w:rsidR="00B34986">
        <w:instrText xml:space="preserve"> SEQ Table \* ARABIC </w:instrText>
      </w:r>
      <w:r w:rsidR="0054778A">
        <w:fldChar w:fldCharType="separate"/>
      </w:r>
      <w:r w:rsidR="00B34986">
        <w:rPr>
          <w:noProof/>
        </w:rPr>
        <w:t>4</w:t>
      </w:r>
      <w:r w:rsidR="0054778A">
        <w:rPr>
          <w:noProof/>
        </w:rPr>
        <w:fldChar w:fldCharType="end"/>
      </w:r>
      <w:bookmarkEnd w:id="116"/>
      <w:r w:rsidRPr="0037499C">
        <w:t xml:space="preserve"> – </w:t>
      </w:r>
      <w:proofErr w:type="spellStart"/>
      <w:r w:rsidRPr="0037499C">
        <w:rPr>
          <w:i/>
        </w:rPr>
        <w:t>MTDataItemType</w:t>
      </w:r>
      <w:proofErr w:type="spellEnd"/>
      <w:r w:rsidRPr="0037499C">
        <w:t xml:space="preserve"> Definition</w:t>
      </w:r>
      <w:bookmarkEnd w:id="11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7"/>
        <w:gridCol w:w="1115"/>
        <w:gridCol w:w="2203"/>
        <w:gridCol w:w="1542"/>
        <w:gridCol w:w="1780"/>
        <w:gridCol w:w="1443"/>
      </w:tblGrid>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rPr>
          <w:trHeight w:val="98"/>
        </w:trPr>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MTDataItemType</w:t>
            </w:r>
            <w:proofErr w:type="spellEnd"/>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True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DataType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BaseDataType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ValueRank</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Scalar</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20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542"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w:t>
            </w:r>
            <w:r w:rsidRPr="008B4EE2">
              <w:rPr>
                <w:rFonts w:ascii="Arial" w:hAnsi="Arial" w:cs="Arial"/>
                <w:i/>
                <w:color w:val="000000"/>
                <w:sz w:val="16"/>
                <w:szCs w:val="16"/>
              </w:rPr>
              <w:t>Properties</w:t>
            </w:r>
            <w:r w:rsidRPr="008B4EE2">
              <w:rPr>
                <w:rFonts w:ascii="Arial" w:hAnsi="Arial" w:cs="Arial"/>
                <w:color w:val="000000"/>
                <w:sz w:val="16"/>
                <w:szCs w:val="16"/>
              </w:rPr>
              <w:t xml:space="preserve"> of the </w:t>
            </w:r>
            <w:proofErr w:type="spellStart"/>
            <w:r w:rsidRPr="008B4EE2">
              <w:rPr>
                <w:rFonts w:ascii="Arial" w:hAnsi="Arial" w:cs="Arial"/>
                <w:i/>
                <w:color w:val="000000"/>
                <w:sz w:val="16"/>
                <w:szCs w:val="16"/>
              </w:rPr>
              <w:t>DataItemType</w:t>
            </w:r>
            <w:proofErr w:type="spellEnd"/>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UAPart8 \h  \* MERGEFORMAT ">
              <w:r w:rsidR="00B34986" w:rsidRPr="00B34986">
                <w:rPr>
                  <w:rFonts w:ascii="Arial" w:hAnsi="Arial" w:cs="Arial"/>
                  <w:sz w:val="16"/>
                  <w:szCs w:val="16"/>
                </w:rPr>
                <w:t>[UA Part 8]</w:t>
              </w:r>
            </w:fldSimple>
            <w:r w:rsidRPr="008B4EE2">
              <w:rPr>
                <w:rFonts w:ascii="Arial" w:hAnsi="Arial" w:cs="Arial"/>
                <w:color w:val="000000"/>
                <w:sz w:val="16"/>
                <w:szCs w:val="16"/>
              </w:rPr>
              <w:t xml:space="preserve">. </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CoordinateSystem</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Source</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bl>
    <w:p w:rsidR="00121887" w:rsidRPr="0037499C" w:rsidRDefault="00121887" w:rsidP="00144986">
      <w:pPr>
        <w:spacing w:before="240"/>
        <w:rPr>
          <w:rFonts w:cs="Calibri"/>
        </w:rPr>
      </w:pPr>
      <w:r w:rsidRPr="0037499C">
        <w:rPr>
          <w:rFonts w:cs="Calibri"/>
          <w:sz w:val="23"/>
          <w:szCs w:val="23"/>
        </w:rPr>
        <w:t xml:space="preserve">The </w:t>
      </w:r>
      <w:proofErr w:type="spellStart"/>
      <w:r w:rsidRPr="0037499C">
        <w:rPr>
          <w:rFonts w:cs="Calibri"/>
          <w:sz w:val="23"/>
          <w:szCs w:val="23"/>
        </w:rPr>
        <w:t>CoordinateSystem</w:t>
      </w:r>
      <w:proofErr w:type="spellEnd"/>
      <w:r w:rsidRPr="0037499C">
        <w:rPr>
          <w:rFonts w:cs="Calibri"/>
          <w:sz w:val="23"/>
          <w:szCs w:val="23"/>
        </w:rPr>
        <w:t xml:space="preserve"> property </w:t>
      </w:r>
      <w:r w:rsidRPr="0037499C">
        <w:rPr>
          <w:rFonts w:cs="Calibri"/>
        </w:rPr>
        <w:t xml:space="preserve">corresponds to the attribute defined in </w:t>
      </w:r>
      <w:fldSimple w:instr=" REF MTPart2 \h  \* MERGEFORMAT ">
        <w:r w:rsidR="00B34986" w:rsidRPr="00B34986">
          <w:rPr>
            <w:rFonts w:cs="Calibri"/>
          </w:rPr>
          <w:t>[MT Part 2]</w:t>
        </w:r>
      </w:fldSimple>
      <w:r w:rsidRPr="0037499C">
        <w:rPr>
          <w:rFonts w:cs="Calibri"/>
        </w:rPr>
        <w:t>.</w:t>
      </w:r>
    </w:p>
    <w:p w:rsidR="00121887" w:rsidRPr="0037499C" w:rsidRDefault="00121887" w:rsidP="00667571">
      <w:pPr>
        <w:rPr>
          <w:rFonts w:cs="Calibri"/>
        </w:rPr>
      </w:pPr>
      <w:r w:rsidRPr="0037499C">
        <w:rPr>
          <w:rFonts w:cs="Calibri"/>
        </w:rPr>
        <w:t>The Source property is the contents of the Source element.</w:t>
      </w:r>
    </w:p>
    <w:p w:rsidR="00121887" w:rsidRPr="0037499C" w:rsidRDefault="00121887" w:rsidP="00667571">
      <w:pPr>
        <w:rPr>
          <w:rFonts w:cs="Calibri"/>
        </w:rPr>
      </w:pPr>
      <w:r w:rsidRPr="0037499C">
        <w:rPr>
          <w:rFonts w:cs="Calibri"/>
        </w:rPr>
        <w:t xml:space="preserve">Each MTConnect DataItem defines a category, type and subtype attributes. These three values uniquely identify a subtype of </w:t>
      </w:r>
      <w:proofErr w:type="spellStart"/>
      <w:r w:rsidRPr="0037499C">
        <w:rPr>
          <w:rFonts w:cs="Calibri"/>
          <w:i/>
        </w:rPr>
        <w:t>MTDataItemType</w:t>
      </w:r>
      <w:proofErr w:type="spellEnd"/>
      <w:r w:rsidRPr="0037499C">
        <w:rPr>
          <w:rFonts w:cs="Calibri"/>
        </w:rPr>
        <w:t>. The mappings for SAMPLE and EVENT categories are:</w:t>
      </w:r>
    </w:p>
    <w:p w:rsidR="00121887" w:rsidRPr="0037499C" w:rsidRDefault="00121887" w:rsidP="002E4C45">
      <w:pPr>
        <w:pStyle w:val="ListParagraph"/>
        <w:numPr>
          <w:ilvl w:val="0"/>
          <w:numId w:val="13"/>
        </w:numPr>
        <w:rPr>
          <w:rFonts w:cs="Calibri"/>
        </w:rPr>
      </w:pPr>
      <w:r w:rsidRPr="0037499C">
        <w:rPr>
          <w:rFonts w:cs="Calibri"/>
        </w:rPr>
        <w:t xml:space="preserve">SAMPLE: </w:t>
      </w:r>
      <w:r w:rsidRPr="0037499C">
        <w:rPr>
          <w:rFonts w:cs="Calibri"/>
        </w:rPr>
        <w:tab/>
      </w:r>
      <w:proofErr w:type="spellStart"/>
      <w:r w:rsidRPr="0037499C">
        <w:rPr>
          <w:rFonts w:cs="Calibri"/>
          <w:i/>
        </w:rPr>
        <w:t>MTSampleDataItemType</w:t>
      </w:r>
      <w:proofErr w:type="spellEnd"/>
    </w:p>
    <w:p w:rsidR="00121887" w:rsidRPr="0037499C" w:rsidRDefault="00121887" w:rsidP="002E4C45">
      <w:pPr>
        <w:pStyle w:val="ListParagraph"/>
        <w:numPr>
          <w:ilvl w:val="0"/>
          <w:numId w:val="13"/>
        </w:numPr>
        <w:rPr>
          <w:rFonts w:cs="Calibri"/>
        </w:rPr>
      </w:pPr>
      <w:r>
        <w:rPr>
          <w:rFonts w:cs="Calibri"/>
        </w:rPr>
        <w:t xml:space="preserve">EVENT: </w:t>
      </w:r>
      <w:r>
        <w:rPr>
          <w:rFonts w:cs="Calibri"/>
        </w:rPr>
        <w:tab/>
      </w:r>
      <w:proofErr w:type="spellStart"/>
      <w:r w:rsidRPr="0037499C">
        <w:rPr>
          <w:rFonts w:cs="Calibri"/>
          <w:i/>
        </w:rPr>
        <w:t>MTEventDataItemType</w:t>
      </w:r>
      <w:proofErr w:type="spellEnd"/>
      <w:r w:rsidRPr="0037499C">
        <w:rPr>
          <w:rFonts w:cs="Calibri"/>
        </w:rPr>
        <w:t xml:space="preserve"> </w:t>
      </w:r>
    </w:p>
    <w:p w:rsidR="00121887" w:rsidRPr="0037499C" w:rsidRDefault="00121887" w:rsidP="002E4C45">
      <w:pPr>
        <w:rPr>
          <w:rFonts w:cs="Calibri"/>
        </w:rPr>
      </w:pPr>
      <w:r w:rsidRPr="0037499C">
        <w:rPr>
          <w:rFonts w:cs="Calibri"/>
        </w:rPr>
        <w:t>The mappings for CONDITION category is discussed in the section on Conditions below.</w:t>
      </w:r>
    </w:p>
    <w:p w:rsidR="00121887" w:rsidRPr="0037499C" w:rsidRDefault="00121887" w:rsidP="002E4C45">
      <w:pPr>
        <w:rPr>
          <w:rFonts w:cs="Calibri"/>
        </w:rPr>
      </w:pPr>
      <w:r w:rsidRPr="0037499C">
        <w:rPr>
          <w:rFonts w:cs="Calibri"/>
        </w:rPr>
        <w:t>The type is mapped to a subtype of the category. The following design rules are followed when creating the VariableType Node from type attribute:</w:t>
      </w:r>
    </w:p>
    <w:p w:rsidR="00121887" w:rsidRPr="0037499C" w:rsidRDefault="00121887" w:rsidP="00F64C6A">
      <w:pPr>
        <w:pStyle w:val="ListParagraph"/>
        <w:numPr>
          <w:ilvl w:val="0"/>
          <w:numId w:val="14"/>
        </w:numPr>
        <w:rPr>
          <w:rFonts w:cs="Calibri"/>
        </w:rPr>
      </w:pPr>
      <w:r w:rsidRPr="0037499C">
        <w:rPr>
          <w:rFonts w:cs="Calibri"/>
        </w:rPr>
        <w:t>The BrowseName is camel case form of type with ‘</w:t>
      </w:r>
      <w:proofErr w:type="spellStart"/>
      <w:r w:rsidRPr="0037499C">
        <w:rPr>
          <w:rFonts w:cs="Calibri"/>
        </w:rPr>
        <w:t>ItemType</w:t>
      </w:r>
      <w:proofErr w:type="spellEnd"/>
      <w:r w:rsidRPr="0037499C">
        <w:rPr>
          <w:rFonts w:cs="Calibri"/>
        </w:rPr>
        <w:t xml:space="preserve">’ appended; </w:t>
      </w:r>
    </w:p>
    <w:p w:rsidR="00121887" w:rsidRPr="0037499C" w:rsidRDefault="00121887" w:rsidP="00F64C6A">
      <w:pPr>
        <w:pStyle w:val="ListParagraph"/>
        <w:numPr>
          <w:ilvl w:val="0"/>
          <w:numId w:val="14"/>
        </w:numPr>
        <w:rPr>
          <w:rFonts w:cs="Calibri"/>
        </w:rPr>
      </w:pPr>
      <w:r w:rsidRPr="0037499C">
        <w:rPr>
          <w:rFonts w:cs="Calibri"/>
        </w:rPr>
        <w:t>Add a HasSubtype reference from VariableType for the category;</w:t>
      </w:r>
    </w:p>
    <w:p w:rsidR="00121887" w:rsidRPr="0037499C" w:rsidRDefault="00121887" w:rsidP="007E4138">
      <w:pPr>
        <w:rPr>
          <w:rFonts w:cs="Calibri"/>
        </w:rPr>
      </w:pPr>
      <w:r w:rsidRPr="0037499C">
        <w:rPr>
          <w:rFonts w:cs="Calibri"/>
        </w:rPr>
        <w:t>‘Camel Case’ refers to the convention where multiple words are combined to make a symbol by removing spaces and capitalizing the first letter of each word (e.g. ‘</w:t>
      </w:r>
      <w:proofErr w:type="spellStart"/>
      <w:r>
        <w:rPr>
          <w:rFonts w:cs="Calibri"/>
        </w:rPr>
        <w:t>P</w:t>
      </w:r>
      <w:r>
        <w:t>athFeedrate</w:t>
      </w:r>
      <w:proofErr w:type="spellEnd"/>
      <w:r w:rsidRPr="0037499C">
        <w:rPr>
          <w:rFonts w:cs="Calibri"/>
        </w:rPr>
        <w:t>’).</w:t>
      </w:r>
    </w:p>
    <w:p w:rsidR="00121887" w:rsidRPr="0037499C" w:rsidRDefault="00121887" w:rsidP="007E4138">
      <w:pPr>
        <w:rPr>
          <w:rFonts w:cs="Calibri"/>
        </w:rPr>
      </w:pPr>
      <w:r w:rsidRPr="0037499C">
        <w:rPr>
          <w:rFonts w:cs="Calibri"/>
        </w:rPr>
        <w:t>The subtype is mapped to a subtype of the VariableType for the type. The following design rules are followed when creating the VariableType Node from subtype attribute:</w:t>
      </w:r>
    </w:p>
    <w:p w:rsidR="00121887" w:rsidRPr="0037499C" w:rsidRDefault="00121887" w:rsidP="00F64C6A">
      <w:pPr>
        <w:pStyle w:val="ListParagraph"/>
        <w:numPr>
          <w:ilvl w:val="0"/>
          <w:numId w:val="15"/>
        </w:numPr>
        <w:rPr>
          <w:rFonts w:cs="Calibri"/>
        </w:rPr>
      </w:pPr>
      <w:r w:rsidRPr="0037499C">
        <w:rPr>
          <w:rFonts w:cs="Calibri"/>
        </w:rPr>
        <w:lastRenderedPageBreak/>
        <w:t>The BrowseName is camel case form of subtype with the BrowseName of the paren</w:t>
      </w:r>
      <w:r>
        <w:rPr>
          <w:rFonts w:cs="Calibri"/>
        </w:rPr>
        <w:t xml:space="preserve">t type appended (e.g. </w:t>
      </w:r>
      <w:proofErr w:type="spellStart"/>
      <w:r w:rsidRPr="00F26805">
        <w:rPr>
          <w:rFonts w:cs="Calibri"/>
        </w:rPr>
        <w:t>ActualRotaryVelocity</w:t>
      </w:r>
      <w:r w:rsidRPr="0037499C">
        <w:rPr>
          <w:rFonts w:cs="Calibri"/>
        </w:rPr>
        <w:t>Type</w:t>
      </w:r>
      <w:proofErr w:type="spellEnd"/>
      <w:r w:rsidRPr="0037499C">
        <w:rPr>
          <w:rFonts w:cs="Calibri"/>
        </w:rPr>
        <w:t xml:space="preserve">); </w:t>
      </w:r>
    </w:p>
    <w:p w:rsidR="00121887" w:rsidRPr="0037499C" w:rsidRDefault="00121887" w:rsidP="00F64C6A">
      <w:pPr>
        <w:pStyle w:val="ListParagraph"/>
        <w:numPr>
          <w:ilvl w:val="0"/>
          <w:numId w:val="15"/>
        </w:numPr>
        <w:rPr>
          <w:rFonts w:cs="Calibri"/>
        </w:rPr>
      </w:pPr>
      <w:r w:rsidRPr="0037499C">
        <w:rPr>
          <w:rFonts w:cs="Calibri"/>
        </w:rPr>
        <w:t>Add a HasSubtype reference from VariableType for the type;</w:t>
      </w:r>
    </w:p>
    <w:p w:rsidR="00121887" w:rsidRPr="0037499C" w:rsidRDefault="00121887" w:rsidP="009945AE">
      <w:pPr>
        <w:spacing w:before="240"/>
        <w:rPr>
          <w:rFonts w:cs="Calibri"/>
        </w:rPr>
      </w:pPr>
      <w:r w:rsidRPr="0037499C">
        <w:rPr>
          <w:rFonts w:cs="Calibri"/>
        </w:rPr>
        <w:t xml:space="preserve">The NodeId of the dynamically created VariableType are server dependent. </w:t>
      </w:r>
      <w:commentRangeStart w:id="118"/>
      <w:r w:rsidRPr="0037499C">
        <w:rPr>
          <w:rFonts w:cs="Calibri"/>
        </w:rPr>
        <w:t>This specification will define NodeIds for the DataItem types known at the time this document was written</w:t>
      </w:r>
      <w:commentRangeEnd w:id="118"/>
      <w:r w:rsidR="008D1B1F">
        <w:rPr>
          <w:rStyle w:val="CommentReference"/>
          <w:szCs w:val="20"/>
        </w:rPr>
        <w:commentReference w:id="118"/>
      </w:r>
      <w:r w:rsidRPr="0037499C">
        <w:rPr>
          <w:rFonts w:cs="Calibri"/>
        </w:rPr>
        <w:t>.</w:t>
      </w:r>
    </w:p>
    <w:p w:rsidR="00121887" w:rsidRPr="0037499C" w:rsidRDefault="0054778A" w:rsidP="009945AE">
      <w:pPr>
        <w:spacing w:before="240"/>
        <w:rPr>
          <w:rFonts w:cs="Calibri"/>
        </w:rPr>
      </w:pPr>
      <w:fldSimple w:instr=" REF _Ref285660894 \h  \* MERGEFORMAT ">
        <w:r w:rsidR="00B34986" w:rsidRPr="00B34986">
          <w:rPr>
            <w:rFonts w:cs="Calibri"/>
          </w:rPr>
          <w:t xml:space="preserve">Figure </w:t>
        </w:r>
        <w:r w:rsidR="00B34986" w:rsidRPr="00B34986">
          <w:rPr>
            <w:rFonts w:cs="Calibri"/>
            <w:noProof/>
          </w:rPr>
          <w:t>13</w:t>
        </w:r>
      </w:fldSimple>
      <w:r w:rsidR="00121887" w:rsidRPr="0037499C">
        <w:rPr>
          <w:rFonts w:cs="Calibri"/>
        </w:rPr>
        <w:t xml:space="preserve"> depicts an MTConnect device with some Components, </w:t>
      </w:r>
      <w:proofErr w:type="spellStart"/>
      <w:r w:rsidR="00121887" w:rsidRPr="0037499C">
        <w:rPr>
          <w:rFonts w:cs="Calibri"/>
        </w:rPr>
        <w:t>DataItems</w:t>
      </w:r>
      <w:proofErr w:type="spellEnd"/>
      <w:r w:rsidR="00121887" w:rsidRPr="0037499C">
        <w:rPr>
          <w:rFonts w:cs="Calibri"/>
        </w:rPr>
        <w:t xml:space="preserve"> and their TypeDefinitions.</w:t>
      </w:r>
    </w:p>
    <w:p w:rsidR="00121887" w:rsidRPr="0037499C" w:rsidRDefault="00121887" w:rsidP="00FD5441">
      <w:pPr>
        <w:spacing w:before="240"/>
        <w:rPr>
          <w:rFonts w:cs="Calibri"/>
        </w:rPr>
      </w:pPr>
      <w:r w:rsidRPr="0037499C">
        <w:rPr>
          <w:rFonts w:cs="Calibri"/>
        </w:rPr>
        <w:object w:dxaOrig="8810" w:dyaOrig="5730">
          <v:shape id="_x0000_i1037" type="#_x0000_t75" style="width:435.15pt;height:287.35pt" o:ole="">
            <v:imagedata r:id="rId49" o:title=""/>
          </v:shape>
          <o:OLEObject Type="Embed" ProgID="Visio.Drawing.11" ShapeID="_x0000_i1037" DrawAspect="Content" ObjectID="_1420242391" r:id="rId50"/>
        </w:object>
      </w:r>
    </w:p>
    <w:p w:rsidR="00121887" w:rsidRPr="0037499C" w:rsidRDefault="00121887" w:rsidP="00EA0F00">
      <w:pPr>
        <w:pStyle w:val="FIGURE-title"/>
      </w:pPr>
      <w:bookmarkStart w:id="119" w:name="_Ref285660894"/>
      <w:bookmarkStart w:id="120" w:name="_Toc301722649"/>
      <w:r w:rsidRPr="0037499C">
        <w:t xml:space="preserve">Figure </w:t>
      </w:r>
      <w:r w:rsidR="0054778A">
        <w:fldChar w:fldCharType="begin"/>
      </w:r>
      <w:r w:rsidR="00B34986">
        <w:instrText xml:space="preserve"> SEQ Figure \* ARABIC </w:instrText>
      </w:r>
      <w:r w:rsidR="0054778A">
        <w:fldChar w:fldCharType="separate"/>
      </w:r>
      <w:r w:rsidR="00B34986">
        <w:rPr>
          <w:noProof/>
        </w:rPr>
        <w:t>13</w:t>
      </w:r>
      <w:r w:rsidR="0054778A">
        <w:rPr>
          <w:noProof/>
        </w:rPr>
        <w:fldChar w:fldCharType="end"/>
      </w:r>
      <w:bookmarkEnd w:id="119"/>
      <w:r w:rsidRPr="0037499C">
        <w:t xml:space="preserve"> – MTConnect </w:t>
      </w:r>
      <w:proofErr w:type="spellStart"/>
      <w:r w:rsidRPr="0037499C">
        <w:t>DataItems</w:t>
      </w:r>
      <w:proofErr w:type="spellEnd"/>
      <w:r w:rsidRPr="0037499C">
        <w:t xml:space="preserve"> in the UA Address Space</w:t>
      </w:r>
      <w:bookmarkEnd w:id="120"/>
    </w:p>
    <w:p w:rsidR="00121887" w:rsidRPr="0037499C" w:rsidRDefault="00121887" w:rsidP="00B30734">
      <w:pPr>
        <w:pStyle w:val="Heading3"/>
      </w:pPr>
      <w:bookmarkStart w:id="121" w:name="_Toc294330428"/>
      <w:bookmarkStart w:id="122" w:name="_Toc301722633"/>
      <w:r w:rsidRPr="0037499C">
        <w:t xml:space="preserve">Sample </w:t>
      </w:r>
      <w:proofErr w:type="spellStart"/>
      <w:r w:rsidRPr="00B30734">
        <w:t>DataItems</w:t>
      </w:r>
      <w:bookmarkEnd w:id="121"/>
      <w:bookmarkEnd w:id="122"/>
      <w:proofErr w:type="spellEnd"/>
    </w:p>
    <w:p w:rsidR="00121887" w:rsidRPr="00F26805" w:rsidRDefault="00121887" w:rsidP="00667571">
      <w:pPr>
        <w:rPr>
          <w:rFonts w:cs="Calibri"/>
          <w:szCs w:val="24"/>
        </w:rPr>
      </w:pPr>
      <w:r w:rsidRPr="00F26805">
        <w:rPr>
          <w:rFonts w:cs="Calibri"/>
          <w:szCs w:val="24"/>
        </w:rPr>
        <w:t xml:space="preserve">The </w:t>
      </w:r>
      <w:proofErr w:type="spellStart"/>
      <w:r w:rsidRPr="00F26805">
        <w:rPr>
          <w:rFonts w:cs="Calibri"/>
          <w:bCs/>
          <w:i/>
          <w:spacing w:val="8"/>
          <w:szCs w:val="24"/>
          <w:lang w:val="en-GB" w:eastAsia="zh-CN"/>
        </w:rPr>
        <w:t>MTSampleDataItemType</w:t>
      </w:r>
      <w:proofErr w:type="spellEnd"/>
      <w:r w:rsidRPr="00F26805">
        <w:rPr>
          <w:rFonts w:cs="Calibri"/>
          <w:bCs/>
          <w:i/>
          <w:spacing w:val="8"/>
          <w:szCs w:val="24"/>
          <w:lang w:val="en-GB" w:eastAsia="zh-CN"/>
        </w:rPr>
        <w:t xml:space="preserve"> </w:t>
      </w:r>
      <w:r w:rsidRPr="00F26805">
        <w:rPr>
          <w:rFonts w:cs="Calibri"/>
          <w:bCs/>
          <w:spacing w:val="8"/>
          <w:szCs w:val="24"/>
          <w:lang w:val="en-GB" w:eastAsia="zh-CN"/>
        </w:rPr>
        <w:t xml:space="preserve">VariableType is defined in </w:t>
      </w:r>
      <w:fldSimple w:instr=" REF _Ref285658360 \h  \* MERGEFORMAT ">
        <w:r w:rsidR="00B34986" w:rsidRPr="00B34986">
          <w:rPr>
            <w:rFonts w:cs="Calibri"/>
            <w:bCs/>
            <w:spacing w:val="8"/>
            <w:szCs w:val="24"/>
            <w:lang w:eastAsia="zh-CN"/>
          </w:rPr>
          <w:t>Table 5</w:t>
        </w:r>
      </w:fldSimple>
      <w:r w:rsidRPr="00F26805">
        <w:rPr>
          <w:rFonts w:cs="Calibri"/>
          <w:bCs/>
          <w:spacing w:val="8"/>
          <w:szCs w:val="24"/>
          <w:lang w:val="en-GB" w:eastAsia="zh-CN"/>
        </w:rPr>
        <w:t>.</w:t>
      </w:r>
    </w:p>
    <w:p w:rsidR="00121887" w:rsidRPr="0037499C" w:rsidRDefault="00121887" w:rsidP="00C111E7">
      <w:pPr>
        <w:keepNext/>
        <w:snapToGrid w:val="0"/>
        <w:spacing w:before="100" w:line="240" w:lineRule="auto"/>
        <w:jc w:val="center"/>
        <w:rPr>
          <w:rFonts w:cs="Calibri"/>
          <w:bCs/>
          <w:spacing w:val="8"/>
          <w:sz w:val="20"/>
          <w:szCs w:val="20"/>
          <w:lang w:eastAsia="zh-CN"/>
        </w:rPr>
      </w:pPr>
      <w:bookmarkStart w:id="123" w:name="_Ref285658360"/>
      <w:r w:rsidRPr="0037499C">
        <w:rPr>
          <w:rFonts w:cs="Calibri"/>
          <w:bCs/>
          <w:spacing w:val="8"/>
          <w:sz w:val="20"/>
          <w:szCs w:val="20"/>
          <w:lang w:eastAsia="zh-CN"/>
        </w:rPr>
        <w:lastRenderedPageBreak/>
        <w:t xml:space="preserve">Table </w:t>
      </w:r>
      <w:r w:rsidR="0054778A" w:rsidRPr="0037499C">
        <w:rPr>
          <w:rFonts w:cs="Calibri"/>
          <w:bCs/>
          <w:spacing w:val="8"/>
          <w:sz w:val="20"/>
          <w:szCs w:val="20"/>
          <w:lang w:val="en-GB" w:eastAsia="zh-CN"/>
        </w:rPr>
        <w:fldChar w:fldCharType="begin"/>
      </w:r>
      <w:r w:rsidRPr="0037499C">
        <w:rPr>
          <w:rFonts w:cs="Calibri"/>
          <w:bCs/>
          <w:spacing w:val="8"/>
          <w:sz w:val="20"/>
          <w:szCs w:val="20"/>
          <w:lang w:val="en-GB" w:eastAsia="zh-CN"/>
        </w:rPr>
        <w:instrText xml:space="preserve"> SEQ Table \* ARABIC </w:instrText>
      </w:r>
      <w:r w:rsidR="0054778A" w:rsidRPr="0037499C">
        <w:rPr>
          <w:rFonts w:cs="Calibri"/>
          <w:bCs/>
          <w:spacing w:val="8"/>
          <w:sz w:val="20"/>
          <w:szCs w:val="20"/>
          <w:lang w:val="en-GB" w:eastAsia="zh-CN"/>
        </w:rPr>
        <w:fldChar w:fldCharType="separate"/>
      </w:r>
      <w:r w:rsidR="00B34986">
        <w:rPr>
          <w:rFonts w:cs="Calibri"/>
          <w:bCs/>
          <w:noProof/>
          <w:spacing w:val="8"/>
          <w:sz w:val="20"/>
          <w:szCs w:val="20"/>
          <w:lang w:val="en-GB" w:eastAsia="zh-CN"/>
        </w:rPr>
        <w:t>5</w:t>
      </w:r>
      <w:r w:rsidR="0054778A" w:rsidRPr="0037499C">
        <w:rPr>
          <w:rFonts w:cs="Calibri"/>
          <w:bCs/>
          <w:spacing w:val="8"/>
          <w:sz w:val="20"/>
          <w:szCs w:val="20"/>
          <w:lang w:val="en-GB" w:eastAsia="zh-CN"/>
        </w:rPr>
        <w:fldChar w:fldCharType="end"/>
      </w:r>
      <w:bookmarkEnd w:id="123"/>
      <w:r w:rsidRPr="0037499C">
        <w:rPr>
          <w:rFonts w:cs="Calibri"/>
          <w:bCs/>
          <w:spacing w:val="8"/>
          <w:sz w:val="20"/>
          <w:szCs w:val="20"/>
          <w:lang w:eastAsia="zh-CN"/>
        </w:rPr>
        <w:t xml:space="preserve"> – </w:t>
      </w:r>
      <w:proofErr w:type="spellStart"/>
      <w:r w:rsidRPr="0037499C">
        <w:rPr>
          <w:rFonts w:cs="Calibri"/>
          <w:bCs/>
          <w:i/>
          <w:spacing w:val="8"/>
          <w:sz w:val="20"/>
          <w:szCs w:val="20"/>
          <w:lang w:val="en-GB" w:eastAsia="zh-CN"/>
        </w:rPr>
        <w:t>MTSampleDataItemType</w:t>
      </w:r>
      <w:proofErr w:type="spellEnd"/>
      <w:r w:rsidRPr="0037499C">
        <w:rPr>
          <w:rFonts w:cs="Calibri"/>
          <w:bCs/>
          <w:spacing w:val="8"/>
          <w:sz w:val="20"/>
          <w:szCs w:val="20"/>
          <w:lang w:val="en-GB" w:eastAsia="zh-CN"/>
        </w:rPr>
        <w:t xml:space="preserve"> Definition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7"/>
        <w:gridCol w:w="1115"/>
        <w:gridCol w:w="2203"/>
        <w:gridCol w:w="1542"/>
        <w:gridCol w:w="1780"/>
        <w:gridCol w:w="1443"/>
      </w:tblGrid>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rPr>
          <w:trHeight w:val="98"/>
        </w:trPr>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MTSampleDataItemType</w:t>
            </w:r>
            <w:proofErr w:type="spellEnd"/>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False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DataType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Number</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ValueRank</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Scalar</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20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542"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w:t>
            </w:r>
            <w:r w:rsidRPr="008B4EE2">
              <w:rPr>
                <w:rFonts w:ascii="Arial" w:hAnsi="Arial" w:cs="Arial"/>
                <w:i/>
                <w:color w:val="000000"/>
                <w:sz w:val="16"/>
                <w:szCs w:val="16"/>
              </w:rPr>
              <w:t>Properties</w:t>
            </w:r>
            <w:r w:rsidRPr="008B4EE2">
              <w:rPr>
                <w:rFonts w:ascii="Arial" w:hAnsi="Arial" w:cs="Arial"/>
                <w:color w:val="000000"/>
                <w:sz w:val="16"/>
                <w:szCs w:val="16"/>
              </w:rPr>
              <w:t xml:space="preserve"> of the </w:t>
            </w:r>
            <w:proofErr w:type="spellStart"/>
            <w:r w:rsidRPr="008B4EE2">
              <w:rPr>
                <w:rFonts w:ascii="Arial" w:hAnsi="Arial" w:cs="Arial"/>
                <w:i/>
                <w:color w:val="000000"/>
                <w:sz w:val="16"/>
                <w:szCs w:val="16"/>
              </w:rPr>
              <w:t>MTDataItemType</w:t>
            </w:r>
            <w:proofErr w:type="spellEnd"/>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_Ref285654201 \h  \* MERGEFORMAT ">
              <w:r w:rsidR="00B34986" w:rsidRPr="00B34986">
                <w:rPr>
                  <w:rFonts w:ascii="Arial" w:hAnsi="Arial" w:cs="Arial"/>
                  <w:bCs/>
                  <w:spacing w:val="8"/>
                  <w:sz w:val="16"/>
                  <w:szCs w:val="16"/>
                  <w:lang w:eastAsia="zh-CN"/>
                </w:rPr>
                <w:t>Table 4</w:t>
              </w:r>
            </w:fldSimple>
            <w:r w:rsidRPr="008B4EE2">
              <w:rPr>
                <w:rFonts w:ascii="Arial" w:hAnsi="Arial" w:cs="Arial"/>
                <w:color w:val="000000"/>
                <w:sz w:val="16"/>
                <w:szCs w:val="16"/>
              </w:rPr>
              <w:t>.</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NativeUnits</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NativeScale</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Float</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EURange</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Range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EngineeringUnits</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EUInformation</w:t>
            </w:r>
            <w:proofErr w:type="spellEnd"/>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rPr>
          <w:trHeight w:val="60"/>
        </w:trPr>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ValuePrecision</w:t>
            </w:r>
            <w:proofErr w:type="spellEnd"/>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Double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bl>
    <w:p w:rsidR="00121887" w:rsidRPr="0037499C" w:rsidRDefault="00121887" w:rsidP="005E5C54">
      <w:pPr>
        <w:spacing w:before="240"/>
        <w:rPr>
          <w:rFonts w:cs="Calibri"/>
        </w:rPr>
      </w:pPr>
      <w:r w:rsidRPr="0037499C">
        <w:rPr>
          <w:rFonts w:cs="Calibri"/>
          <w:sz w:val="23"/>
          <w:szCs w:val="23"/>
        </w:rPr>
        <w:t xml:space="preserve">The Units, </w:t>
      </w:r>
      <w:proofErr w:type="spellStart"/>
      <w:r w:rsidRPr="0037499C">
        <w:rPr>
          <w:rFonts w:cs="Calibri"/>
          <w:sz w:val="23"/>
          <w:szCs w:val="23"/>
        </w:rPr>
        <w:t>NativeUnits</w:t>
      </w:r>
      <w:proofErr w:type="spellEnd"/>
      <w:r w:rsidRPr="0037499C">
        <w:rPr>
          <w:rFonts w:cs="Calibri"/>
          <w:sz w:val="23"/>
          <w:szCs w:val="23"/>
        </w:rPr>
        <w:t xml:space="preserve">, </w:t>
      </w:r>
      <w:proofErr w:type="spellStart"/>
      <w:r w:rsidRPr="0037499C">
        <w:rPr>
          <w:rFonts w:cs="Calibri"/>
          <w:sz w:val="23"/>
          <w:szCs w:val="23"/>
        </w:rPr>
        <w:t>NativeScale</w:t>
      </w:r>
      <w:proofErr w:type="spellEnd"/>
      <w:r w:rsidRPr="0037499C">
        <w:rPr>
          <w:rFonts w:cs="Calibri"/>
          <w:sz w:val="23"/>
          <w:szCs w:val="23"/>
        </w:rPr>
        <w:t xml:space="preserve"> and </w:t>
      </w:r>
      <w:proofErr w:type="spellStart"/>
      <w:r w:rsidRPr="0037499C">
        <w:rPr>
          <w:rFonts w:cs="Calibri"/>
          <w:sz w:val="23"/>
          <w:szCs w:val="23"/>
        </w:rPr>
        <w:t>CoordinateSystem</w:t>
      </w:r>
      <w:proofErr w:type="spellEnd"/>
      <w:r w:rsidRPr="0037499C">
        <w:rPr>
          <w:rFonts w:cs="Calibri"/>
          <w:sz w:val="23"/>
          <w:szCs w:val="23"/>
        </w:rPr>
        <w:t xml:space="preserve"> properties </w:t>
      </w:r>
      <w:r w:rsidRPr="0037499C">
        <w:rPr>
          <w:rFonts w:cs="Calibri"/>
        </w:rPr>
        <w:t xml:space="preserve">correspond to the attribute definitions in </w:t>
      </w:r>
      <w:fldSimple w:instr=" REF MTPart2 \h  \* MERGEFORMAT ">
        <w:r w:rsidR="00B34986" w:rsidRPr="00B34986">
          <w:rPr>
            <w:rFonts w:cs="Calibri"/>
          </w:rPr>
          <w:t>[MT Part 2]</w:t>
        </w:r>
      </w:fldSimple>
      <w:r w:rsidRPr="0037499C">
        <w:rPr>
          <w:rFonts w:cs="Calibri"/>
        </w:rPr>
        <w:t>.</w:t>
      </w:r>
    </w:p>
    <w:p w:rsidR="00121887" w:rsidRPr="0037499C" w:rsidRDefault="00121887" w:rsidP="002E4C45">
      <w:pPr>
        <w:rPr>
          <w:rFonts w:cs="Calibri"/>
        </w:rPr>
      </w:pPr>
      <w:r w:rsidRPr="0037499C">
        <w:rPr>
          <w:rFonts w:cs="Calibri"/>
        </w:rPr>
        <w:t>The elements of the EnumStrings array are the contents of the Constraints/Value element.</w:t>
      </w:r>
    </w:p>
    <w:p w:rsidR="00121887" w:rsidRPr="0037499C" w:rsidRDefault="00121887" w:rsidP="002E4C45">
      <w:pPr>
        <w:rPr>
          <w:rFonts w:cs="Calibri"/>
        </w:rPr>
      </w:pPr>
      <w:r w:rsidRPr="0037499C">
        <w:rPr>
          <w:rFonts w:cs="Calibri"/>
        </w:rPr>
        <w:t>The EURange property comes from the Constraints/Minimum and Constraints/Maximum elements.</w:t>
      </w:r>
    </w:p>
    <w:p w:rsidR="00121887" w:rsidRPr="0037499C" w:rsidRDefault="00121887" w:rsidP="002E4C45">
      <w:pPr>
        <w:rPr>
          <w:rFonts w:cs="Calibri"/>
        </w:rPr>
      </w:pPr>
      <w:r w:rsidRPr="0037499C">
        <w:rPr>
          <w:rFonts w:cs="Calibri"/>
        </w:rPr>
        <w:t xml:space="preserve">The EngineeringUnits property is the same as the Units property except it qualifies the unit names with the MTConnect </w:t>
      </w:r>
      <w:proofErr w:type="spellStart"/>
      <w:r w:rsidRPr="0037499C">
        <w:rPr>
          <w:rFonts w:cs="Calibri"/>
        </w:rPr>
        <w:t>NamespaceURI</w:t>
      </w:r>
      <w:proofErr w:type="spellEnd"/>
      <w:r w:rsidRPr="0037499C">
        <w:rPr>
          <w:rFonts w:cs="Calibri"/>
        </w:rPr>
        <w:t>.</w:t>
      </w:r>
    </w:p>
    <w:p w:rsidR="00121887" w:rsidRPr="0037499C" w:rsidRDefault="00121887" w:rsidP="002E4C45">
      <w:pPr>
        <w:rPr>
          <w:rFonts w:cs="Calibri"/>
        </w:rPr>
      </w:pPr>
      <w:r w:rsidRPr="0037499C">
        <w:rPr>
          <w:rFonts w:cs="Calibri"/>
        </w:rPr>
        <w:t xml:space="preserve">The </w:t>
      </w:r>
      <w:proofErr w:type="spellStart"/>
      <w:r w:rsidRPr="0037499C">
        <w:rPr>
          <w:rFonts w:cs="Calibri"/>
        </w:rPr>
        <w:t>ValuePrecision</w:t>
      </w:r>
      <w:proofErr w:type="spellEnd"/>
      <w:r w:rsidRPr="0037499C">
        <w:rPr>
          <w:rFonts w:cs="Calibri"/>
        </w:rPr>
        <w:t xml:space="preserve"> comes from the </w:t>
      </w:r>
      <w:proofErr w:type="spellStart"/>
      <w:r w:rsidRPr="0037499C">
        <w:rPr>
          <w:rFonts w:cs="Calibri"/>
        </w:rPr>
        <w:t>significantDigits</w:t>
      </w:r>
      <w:proofErr w:type="spellEnd"/>
      <w:r w:rsidRPr="0037499C">
        <w:rPr>
          <w:rFonts w:cs="Calibri"/>
        </w:rPr>
        <w:t xml:space="preserve"> attribute.</w:t>
      </w:r>
    </w:p>
    <w:p w:rsidR="00121887" w:rsidRPr="0037499C" w:rsidRDefault="00121887" w:rsidP="00B30734">
      <w:pPr>
        <w:pStyle w:val="Heading3"/>
      </w:pPr>
      <w:bookmarkStart w:id="124" w:name="_Toc294330429"/>
      <w:bookmarkStart w:id="125" w:name="_Toc301722634"/>
      <w:r w:rsidRPr="0037499C">
        <w:t xml:space="preserve">Event </w:t>
      </w:r>
      <w:proofErr w:type="spellStart"/>
      <w:r w:rsidRPr="00B30734">
        <w:t>DataItems</w:t>
      </w:r>
      <w:bookmarkEnd w:id="124"/>
      <w:bookmarkEnd w:id="125"/>
      <w:proofErr w:type="spellEnd"/>
    </w:p>
    <w:p w:rsidR="00121887" w:rsidRPr="00F26805" w:rsidRDefault="00121887" w:rsidP="005E5C54">
      <w:pPr>
        <w:rPr>
          <w:rFonts w:cs="Calibri"/>
          <w:szCs w:val="24"/>
        </w:rPr>
      </w:pPr>
      <w:r w:rsidRPr="00F26805">
        <w:rPr>
          <w:rFonts w:cs="Calibri"/>
          <w:szCs w:val="24"/>
        </w:rPr>
        <w:t xml:space="preserve">The </w:t>
      </w:r>
      <w:proofErr w:type="spellStart"/>
      <w:r w:rsidRPr="00F26805">
        <w:rPr>
          <w:rFonts w:cs="Calibri"/>
          <w:bCs/>
          <w:i/>
          <w:spacing w:val="8"/>
          <w:szCs w:val="24"/>
          <w:lang w:val="en-GB" w:eastAsia="zh-CN"/>
        </w:rPr>
        <w:t>MTEventDataItemType</w:t>
      </w:r>
      <w:proofErr w:type="spellEnd"/>
      <w:r w:rsidRPr="00F26805">
        <w:rPr>
          <w:rFonts w:cs="Calibri"/>
          <w:bCs/>
          <w:i/>
          <w:spacing w:val="8"/>
          <w:szCs w:val="24"/>
          <w:lang w:val="en-GB" w:eastAsia="zh-CN"/>
        </w:rPr>
        <w:t xml:space="preserve"> </w:t>
      </w:r>
      <w:r w:rsidRPr="00F26805">
        <w:rPr>
          <w:rFonts w:cs="Calibri"/>
          <w:bCs/>
          <w:spacing w:val="8"/>
          <w:szCs w:val="24"/>
          <w:lang w:val="en-GB" w:eastAsia="zh-CN"/>
        </w:rPr>
        <w:t xml:space="preserve">VariableType is defined in </w:t>
      </w:r>
      <w:fldSimple w:instr=" REF _Ref285658649 \h  \* MERGEFORMAT ">
        <w:r w:rsidR="00B34986" w:rsidRPr="00B34986">
          <w:rPr>
            <w:rFonts w:cs="Calibri"/>
            <w:bCs/>
            <w:spacing w:val="8"/>
            <w:szCs w:val="24"/>
            <w:lang w:eastAsia="zh-CN"/>
          </w:rPr>
          <w:t>Table 6</w:t>
        </w:r>
      </w:fldSimple>
      <w:r w:rsidRPr="00F26805">
        <w:rPr>
          <w:rFonts w:cs="Calibri"/>
          <w:bCs/>
          <w:spacing w:val="8"/>
          <w:szCs w:val="24"/>
          <w:lang w:val="en-GB" w:eastAsia="zh-CN"/>
        </w:rPr>
        <w:t>.</w:t>
      </w:r>
    </w:p>
    <w:p w:rsidR="00121887" w:rsidRPr="0037499C" w:rsidRDefault="00121887" w:rsidP="001D4122">
      <w:pPr>
        <w:pStyle w:val="TABLE-title"/>
      </w:pPr>
      <w:bookmarkStart w:id="126" w:name="_Ref285658649"/>
      <w:bookmarkStart w:id="127" w:name="_Toc301722655"/>
      <w:r w:rsidRPr="0037499C">
        <w:t xml:space="preserve">Table </w:t>
      </w:r>
      <w:r w:rsidR="0054778A">
        <w:fldChar w:fldCharType="begin"/>
      </w:r>
      <w:r w:rsidR="00B34986">
        <w:instrText xml:space="preserve"> SEQ Table \* ARABIC </w:instrText>
      </w:r>
      <w:r w:rsidR="0054778A">
        <w:fldChar w:fldCharType="separate"/>
      </w:r>
      <w:r w:rsidR="00B34986">
        <w:rPr>
          <w:noProof/>
        </w:rPr>
        <w:t>6</w:t>
      </w:r>
      <w:r w:rsidR="0054778A">
        <w:rPr>
          <w:noProof/>
        </w:rPr>
        <w:fldChar w:fldCharType="end"/>
      </w:r>
      <w:bookmarkEnd w:id="126"/>
      <w:r w:rsidRPr="0037499C">
        <w:t xml:space="preserve"> – </w:t>
      </w:r>
      <w:proofErr w:type="spellStart"/>
      <w:r w:rsidRPr="0037499C">
        <w:rPr>
          <w:i/>
        </w:rPr>
        <w:t>MTEventDataItemType</w:t>
      </w:r>
      <w:proofErr w:type="spellEnd"/>
      <w:r w:rsidRPr="0037499C">
        <w:t xml:space="preserve"> Definition</w:t>
      </w:r>
      <w:bookmarkEnd w:id="12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7"/>
        <w:gridCol w:w="1115"/>
        <w:gridCol w:w="2203"/>
        <w:gridCol w:w="1542"/>
        <w:gridCol w:w="1780"/>
        <w:gridCol w:w="1443"/>
      </w:tblGrid>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rPr>
          <w:trHeight w:val="98"/>
        </w:trPr>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MTEventDataItemType</w:t>
            </w:r>
            <w:proofErr w:type="spellEnd"/>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False</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DataType</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ValueRank</w:t>
            </w:r>
          </w:p>
        </w:tc>
        <w:tc>
          <w:tcPr>
            <w:tcW w:w="8083"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Scalar</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20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542"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w:t>
            </w:r>
            <w:r w:rsidRPr="008B4EE2">
              <w:rPr>
                <w:rFonts w:ascii="Arial" w:hAnsi="Arial" w:cs="Arial"/>
                <w:i/>
                <w:color w:val="000000"/>
                <w:sz w:val="16"/>
                <w:szCs w:val="16"/>
              </w:rPr>
              <w:t>Properties</w:t>
            </w:r>
            <w:r w:rsidRPr="008B4EE2">
              <w:rPr>
                <w:rFonts w:ascii="Arial" w:hAnsi="Arial" w:cs="Arial"/>
                <w:color w:val="000000"/>
                <w:sz w:val="16"/>
                <w:szCs w:val="16"/>
              </w:rPr>
              <w:t xml:space="preserve"> of the </w:t>
            </w:r>
            <w:proofErr w:type="spellStart"/>
            <w:r w:rsidRPr="008B4EE2">
              <w:rPr>
                <w:rFonts w:ascii="Arial" w:hAnsi="Arial" w:cs="Arial"/>
                <w:i/>
                <w:color w:val="000000"/>
                <w:sz w:val="16"/>
                <w:szCs w:val="16"/>
              </w:rPr>
              <w:t>MTDataItemType</w:t>
            </w:r>
            <w:proofErr w:type="spellEnd"/>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_Ref285654201 \h  \* MERGEFORMAT ">
              <w:r w:rsidR="00B34986" w:rsidRPr="00B34986">
                <w:rPr>
                  <w:rFonts w:ascii="Arial" w:hAnsi="Arial" w:cs="Arial"/>
                  <w:bCs/>
                  <w:spacing w:val="8"/>
                  <w:sz w:val="16"/>
                  <w:szCs w:val="16"/>
                  <w:lang w:eastAsia="zh-CN"/>
                </w:rPr>
                <w:t>Table 4</w:t>
              </w:r>
            </w:fldSimple>
            <w:r w:rsidRPr="008B4EE2">
              <w:rPr>
                <w:rFonts w:ascii="Arial" w:hAnsi="Arial" w:cs="Arial"/>
                <w:color w:val="000000"/>
                <w:sz w:val="16"/>
                <w:szCs w:val="16"/>
              </w:rPr>
              <w:t xml:space="preserve">. </w:t>
            </w: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27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115"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EnumStrings</w:t>
            </w:r>
          </w:p>
        </w:tc>
        <w:tc>
          <w:tcPr>
            <w:tcW w:w="1542"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LocalizedText[]</w:t>
            </w:r>
          </w:p>
        </w:tc>
        <w:tc>
          <w:tcPr>
            <w:tcW w:w="17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bl>
    <w:p w:rsidR="00121887" w:rsidRPr="0037499C" w:rsidRDefault="00121887" w:rsidP="005E5C54">
      <w:pPr>
        <w:spacing w:before="240"/>
        <w:rPr>
          <w:rFonts w:cs="Calibri"/>
        </w:rPr>
      </w:pPr>
      <w:r w:rsidRPr="0037499C">
        <w:rPr>
          <w:rFonts w:cs="Calibri"/>
        </w:rPr>
        <w:t>The elements of the EnumStrings array are the contents of the Constraints/Value element.</w:t>
      </w:r>
    </w:p>
    <w:p w:rsidR="00121887" w:rsidRPr="0037499C" w:rsidRDefault="00121887" w:rsidP="005E5C54">
      <w:pPr>
        <w:spacing w:before="240"/>
        <w:rPr>
          <w:rFonts w:cs="Calibri"/>
        </w:rPr>
      </w:pPr>
      <w:r w:rsidRPr="0037499C">
        <w:rPr>
          <w:rFonts w:cs="Calibri"/>
        </w:rPr>
        <w:t xml:space="preserve">An example the mapping from MTConnect </w:t>
      </w:r>
      <w:proofErr w:type="spellStart"/>
      <w:r w:rsidRPr="0037499C">
        <w:rPr>
          <w:rFonts w:cs="Calibri"/>
        </w:rPr>
        <w:t>DataItems</w:t>
      </w:r>
      <w:proofErr w:type="spellEnd"/>
      <w:r w:rsidRPr="0037499C">
        <w:rPr>
          <w:rFonts w:cs="Calibri"/>
        </w:rPr>
        <w:t xml:space="preserve"> to OPC UA Nodes is shown in </w:t>
      </w:r>
      <w:fldSimple w:instr=" REF _Ref285660894 \h  \* MERGEFORMAT ">
        <w:r w:rsidR="00B34986" w:rsidRPr="00B34986">
          <w:rPr>
            <w:rFonts w:cs="Calibri"/>
          </w:rPr>
          <w:t xml:space="preserve">Figure </w:t>
        </w:r>
        <w:r w:rsidR="00B34986" w:rsidRPr="00B34986">
          <w:rPr>
            <w:rFonts w:cs="Calibri"/>
            <w:noProof/>
          </w:rPr>
          <w:t>13</w:t>
        </w:r>
      </w:fldSimple>
      <w:r w:rsidRPr="0037499C">
        <w:rPr>
          <w:rFonts w:cs="Calibri"/>
        </w:rPr>
        <w:t>.</w:t>
      </w:r>
    </w:p>
    <w:p w:rsidR="00121887" w:rsidRPr="0037499C" w:rsidRDefault="00121887" w:rsidP="00B30734">
      <w:pPr>
        <w:pStyle w:val="Heading3"/>
      </w:pPr>
      <w:bookmarkStart w:id="128" w:name="_Toc294330430"/>
      <w:bookmarkStart w:id="129" w:name="_Toc301722635"/>
      <w:r w:rsidRPr="0037499C">
        <w:t>Conditions</w:t>
      </w:r>
      <w:bookmarkEnd w:id="128"/>
      <w:bookmarkEnd w:id="129"/>
    </w:p>
    <w:p w:rsidR="00121887" w:rsidRPr="00F26805" w:rsidRDefault="00121887" w:rsidP="00B21ABB">
      <w:pPr>
        <w:rPr>
          <w:rFonts w:cs="Calibri"/>
          <w:szCs w:val="24"/>
        </w:rPr>
      </w:pPr>
      <w:r w:rsidRPr="00F26805">
        <w:rPr>
          <w:rFonts w:cs="Calibri"/>
          <w:szCs w:val="24"/>
        </w:rPr>
        <w:t xml:space="preserve">MTConnect Conditions are </w:t>
      </w:r>
      <w:proofErr w:type="spellStart"/>
      <w:r w:rsidRPr="00F26805">
        <w:rPr>
          <w:rFonts w:cs="Calibri"/>
          <w:szCs w:val="24"/>
        </w:rPr>
        <w:t>DataItems</w:t>
      </w:r>
      <w:proofErr w:type="spellEnd"/>
      <w:r w:rsidRPr="00F26805">
        <w:rPr>
          <w:rFonts w:cs="Calibri"/>
          <w:szCs w:val="24"/>
        </w:rPr>
        <w:t xml:space="preserve"> which report the state of health or functionality for a component.  Semantically they are equivalent to Conditions in OPC UA which are Object Nodes </w:t>
      </w:r>
      <w:r w:rsidRPr="00F26805">
        <w:rPr>
          <w:rFonts w:cs="Calibri"/>
          <w:szCs w:val="24"/>
        </w:rPr>
        <w:lastRenderedPageBreak/>
        <w:t>that produce Events. OPC UA Conditions also appear in the address space and can be accessed like any other Variable.</w:t>
      </w:r>
    </w:p>
    <w:p w:rsidR="00121887" w:rsidRPr="00F26805" w:rsidRDefault="00121887" w:rsidP="005E5C54">
      <w:pPr>
        <w:rPr>
          <w:rFonts w:cs="Calibri"/>
          <w:bCs/>
          <w:spacing w:val="8"/>
          <w:szCs w:val="24"/>
          <w:lang w:val="en-GB" w:eastAsia="zh-CN"/>
        </w:rPr>
      </w:pPr>
      <w:r w:rsidRPr="00F26805">
        <w:rPr>
          <w:rFonts w:cs="Calibri"/>
          <w:szCs w:val="24"/>
        </w:rPr>
        <w:t xml:space="preserve">Each MTConnect Condition is represented by an Object Node with a TypeDefinition </w:t>
      </w:r>
      <w:proofErr w:type="spellStart"/>
      <w:r w:rsidRPr="00F26805">
        <w:rPr>
          <w:rFonts w:cs="Calibri"/>
          <w:bCs/>
          <w:i/>
          <w:spacing w:val="8"/>
          <w:szCs w:val="24"/>
          <w:lang w:val="en-GB" w:eastAsia="zh-CN"/>
        </w:rPr>
        <w:t>MTConditionType</w:t>
      </w:r>
      <w:proofErr w:type="spellEnd"/>
      <w:r w:rsidRPr="00F26805">
        <w:rPr>
          <w:rFonts w:cs="Calibri"/>
          <w:bCs/>
          <w:i/>
          <w:spacing w:val="8"/>
          <w:szCs w:val="24"/>
          <w:lang w:val="en-GB" w:eastAsia="zh-CN"/>
        </w:rPr>
        <w:t xml:space="preserve">. </w:t>
      </w:r>
      <w:r w:rsidRPr="00F26805">
        <w:rPr>
          <w:rFonts w:cs="Calibri"/>
          <w:szCs w:val="24"/>
        </w:rPr>
        <w:t xml:space="preserve">The </w:t>
      </w:r>
      <w:proofErr w:type="spellStart"/>
      <w:r w:rsidRPr="00F26805">
        <w:rPr>
          <w:rFonts w:cs="Calibri"/>
          <w:bCs/>
          <w:i/>
          <w:spacing w:val="8"/>
          <w:szCs w:val="24"/>
          <w:lang w:val="en-GB" w:eastAsia="zh-CN"/>
        </w:rPr>
        <w:t>MTConditionType</w:t>
      </w:r>
      <w:proofErr w:type="spellEnd"/>
      <w:r w:rsidRPr="00F26805">
        <w:rPr>
          <w:rFonts w:cs="Calibri"/>
          <w:bCs/>
          <w:i/>
          <w:spacing w:val="8"/>
          <w:szCs w:val="24"/>
          <w:lang w:val="en-GB" w:eastAsia="zh-CN"/>
        </w:rPr>
        <w:t xml:space="preserve"> </w:t>
      </w:r>
      <w:r w:rsidRPr="00F26805">
        <w:rPr>
          <w:rFonts w:cs="Calibri"/>
          <w:bCs/>
          <w:spacing w:val="8"/>
          <w:szCs w:val="24"/>
          <w:lang w:val="en-GB" w:eastAsia="zh-CN"/>
        </w:rPr>
        <w:t xml:space="preserve">ObjectType is defined in </w:t>
      </w:r>
      <w:fldSimple w:instr=" REF _Ref285660721 \h  \* MERGEFORMAT ">
        <w:r w:rsidR="00B34986" w:rsidRPr="00B34986">
          <w:rPr>
            <w:rFonts w:cs="Calibri"/>
            <w:bCs/>
            <w:spacing w:val="8"/>
            <w:szCs w:val="24"/>
            <w:lang w:eastAsia="zh-CN"/>
          </w:rPr>
          <w:t>Table 7</w:t>
        </w:r>
      </w:fldSimple>
      <w:r w:rsidRPr="00F26805">
        <w:rPr>
          <w:rFonts w:cs="Calibri"/>
          <w:bCs/>
          <w:spacing w:val="8"/>
          <w:szCs w:val="24"/>
          <w:lang w:val="en-GB" w:eastAsia="zh-CN"/>
        </w:rPr>
        <w:t>.</w:t>
      </w:r>
    </w:p>
    <w:p w:rsidR="00121887" w:rsidRPr="0037499C" w:rsidRDefault="00121887" w:rsidP="00F26805">
      <w:pPr>
        <w:pStyle w:val="TABLE-title"/>
      </w:pPr>
      <w:bookmarkStart w:id="130" w:name="_Ref285660721"/>
      <w:bookmarkStart w:id="131" w:name="_Toc301722656"/>
      <w:r w:rsidRPr="0037499C">
        <w:t xml:space="preserve">Table </w:t>
      </w:r>
      <w:r w:rsidR="0054778A">
        <w:fldChar w:fldCharType="begin"/>
      </w:r>
      <w:r w:rsidR="00B34986">
        <w:instrText xml:space="preserve"> SEQ Table \* ARABIC </w:instrText>
      </w:r>
      <w:r w:rsidR="0054778A">
        <w:fldChar w:fldCharType="separate"/>
      </w:r>
      <w:r w:rsidR="00B34986">
        <w:rPr>
          <w:noProof/>
        </w:rPr>
        <w:t>7</w:t>
      </w:r>
      <w:r w:rsidR="0054778A">
        <w:rPr>
          <w:noProof/>
        </w:rPr>
        <w:fldChar w:fldCharType="end"/>
      </w:r>
      <w:bookmarkEnd w:id="130"/>
      <w:r w:rsidRPr="0037499C">
        <w:t xml:space="preserve"> – </w:t>
      </w:r>
      <w:proofErr w:type="spellStart"/>
      <w:r>
        <w:rPr>
          <w:i/>
        </w:rPr>
        <w:t>MTCondition</w:t>
      </w:r>
      <w:r w:rsidRPr="0037499C">
        <w:rPr>
          <w:i/>
        </w:rPr>
        <w:t>Type</w:t>
      </w:r>
      <w:proofErr w:type="spellEnd"/>
      <w:r w:rsidRPr="0037499C">
        <w:t xml:space="preserve"> Definition</w:t>
      </w:r>
      <w:bookmarkEnd w:id="13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1042"/>
        <w:gridCol w:w="38"/>
        <w:gridCol w:w="2165"/>
        <w:gridCol w:w="1255"/>
        <w:gridCol w:w="2067"/>
        <w:gridCol w:w="1443"/>
      </w:tblGrid>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10" w:type="dxa"/>
            <w:gridSpan w:val="6"/>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rPr>
          <w:trHeight w:val="98"/>
        </w:trPr>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1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MTConditionType</w:t>
            </w:r>
            <w:proofErr w:type="spellEnd"/>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1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False</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080" w:type="dxa"/>
            <w:gridSpan w:val="2"/>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16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25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7"/>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children of the </w:t>
            </w:r>
            <w:r w:rsidRPr="008B4EE2">
              <w:rPr>
                <w:rFonts w:ascii="Arial" w:hAnsi="Arial" w:cs="Arial"/>
                <w:i/>
                <w:color w:val="000000"/>
                <w:sz w:val="16"/>
                <w:szCs w:val="16"/>
              </w:rPr>
              <w:t xml:space="preserve">ConditionType </w:t>
            </w:r>
            <w:r w:rsidRPr="008B4EE2">
              <w:rPr>
                <w:rFonts w:ascii="Arial" w:hAnsi="Arial" w:cs="Arial"/>
                <w:color w:val="000000"/>
                <w:sz w:val="16"/>
                <w:szCs w:val="16"/>
              </w:rPr>
              <w:t xml:space="preserve">which is defined in </w:t>
            </w:r>
            <w:fldSimple w:instr=" REF UAPart9 \h  \* MERGEFORMAT ">
              <w:r w:rsidR="00B34986" w:rsidRPr="00B34986">
                <w:rPr>
                  <w:rFonts w:ascii="Arial" w:hAnsi="Arial" w:cs="Arial"/>
                  <w:sz w:val="16"/>
                  <w:szCs w:val="16"/>
                </w:rPr>
                <w:t>[UA Part 9]</w:t>
              </w:r>
            </w:fldSimple>
            <w:r w:rsidRPr="008B4EE2">
              <w:rPr>
                <w:rFonts w:ascii="Arial" w:hAnsi="Arial" w:cs="Arial"/>
                <w:color w:val="000000"/>
                <w:sz w:val="16"/>
                <w:szCs w:val="16"/>
              </w:rPr>
              <w:t xml:space="preserve">. </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4765" w:type="dxa"/>
            <w:gridSpan w:val="3"/>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jc w:val="center"/>
              <w:rPr>
                <w:rFonts w:ascii="Arial" w:hAnsi="Arial" w:cs="Arial"/>
                <w:color w:val="000000"/>
                <w:sz w:val="16"/>
                <w:szCs w:val="16"/>
              </w:rPr>
            </w:pPr>
            <w:r w:rsidRPr="008B4EE2">
              <w:rPr>
                <w:rFonts w:ascii="Arial" w:hAnsi="Arial" w:cs="Arial"/>
                <w:color w:val="000000"/>
                <w:sz w:val="16"/>
                <w:szCs w:val="16"/>
              </w:rPr>
              <w:t>HasComponent</w:t>
            </w: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CurrentState</w:t>
            </w:r>
            <w:proofErr w:type="spellEnd"/>
          </w:p>
        </w:tc>
        <w:tc>
          <w:tcPr>
            <w:tcW w:w="125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BaseDataVariableType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jc w:val="center"/>
              <w:rPr>
                <w:rFonts w:ascii="Arial" w:hAnsi="Arial" w:cs="Arial"/>
                <w:color w:val="000000"/>
                <w:sz w:val="16"/>
                <w:szCs w:val="16"/>
              </w:rPr>
            </w:pPr>
            <w:r w:rsidRPr="008B4EE2">
              <w:rPr>
                <w:rFonts w:ascii="Arial" w:hAnsi="Arial" w:cs="Arial"/>
                <w:color w:val="000000"/>
                <w:sz w:val="16"/>
                <w:szCs w:val="16"/>
              </w:rPr>
              <w:t>HasComponent</w:t>
            </w: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ActiveState</w:t>
            </w:r>
            <w:proofErr w:type="spellEnd"/>
          </w:p>
        </w:tc>
        <w:tc>
          <w:tcPr>
            <w:tcW w:w="125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LocalizedText</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TwoStateVariableType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Mandatory</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HasComponent</w:t>
            </w: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Object</w:t>
            </w: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LimitState</w:t>
            </w:r>
            <w:proofErr w:type="spellEnd"/>
          </w:p>
        </w:tc>
        <w:tc>
          <w:tcPr>
            <w:tcW w:w="125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ExclusiveLimit</w:t>
            </w:r>
            <w:proofErr w:type="spellEnd"/>
          </w:p>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StateMachineType</w:t>
            </w:r>
            <w:proofErr w:type="spellEnd"/>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NativeCode</w:t>
            </w:r>
            <w:proofErr w:type="spellEnd"/>
          </w:p>
        </w:tc>
        <w:tc>
          <w:tcPr>
            <w:tcW w:w="125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HasProperty</w:t>
            </w:r>
          </w:p>
        </w:tc>
        <w:tc>
          <w:tcPr>
            <w:tcW w:w="1042"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Variable</w:t>
            </w:r>
          </w:p>
        </w:tc>
        <w:tc>
          <w:tcPr>
            <w:tcW w:w="2203" w:type="dxa"/>
            <w:gridSpan w:val="2"/>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NativeSeverity</w:t>
            </w:r>
            <w:proofErr w:type="spellEnd"/>
          </w:p>
        </w:tc>
        <w:tc>
          <w:tcPr>
            <w:tcW w:w="1255" w:type="dxa"/>
          </w:tcPr>
          <w:p w:rsidR="00121887" w:rsidRPr="008B4EE2" w:rsidRDefault="00121887" w:rsidP="008B4EE2">
            <w:pPr>
              <w:keepNext/>
              <w:tabs>
                <w:tab w:val="left" w:pos="162"/>
                <w:tab w:val="left" w:pos="342"/>
                <w:tab w:val="left" w:pos="522"/>
                <w:tab w:val="left" w:pos="702"/>
                <w:tab w:val="left" w:pos="882"/>
                <w:tab w:val="left" w:pos="1077"/>
              </w:tabs>
              <w:spacing w:before="10" w:after="10" w:line="240" w:lineRule="auto"/>
              <w:rPr>
                <w:rFonts w:ascii="Arial" w:hAnsi="Arial" w:cs="Arial"/>
                <w:color w:val="000000"/>
                <w:sz w:val="16"/>
                <w:szCs w:val="16"/>
              </w:rPr>
            </w:pPr>
            <w:r w:rsidRPr="008B4EE2">
              <w:rPr>
                <w:rFonts w:ascii="Arial" w:hAnsi="Arial" w:cs="Arial"/>
                <w:color w:val="000000"/>
                <w:sz w:val="16"/>
                <w:szCs w:val="16"/>
              </w:rPr>
              <w:t>String</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PropertyType</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Optional</w:t>
            </w:r>
          </w:p>
        </w:tc>
      </w:tr>
    </w:tbl>
    <w:p w:rsidR="00121887" w:rsidRPr="0037499C" w:rsidRDefault="00121887" w:rsidP="00F45DE0">
      <w:pPr>
        <w:spacing w:before="240"/>
        <w:rPr>
          <w:rFonts w:cs="Calibri"/>
        </w:rPr>
      </w:pPr>
      <w:r w:rsidRPr="0037499C">
        <w:rPr>
          <w:rFonts w:cs="Calibri"/>
          <w:sz w:val="23"/>
          <w:szCs w:val="23"/>
        </w:rPr>
        <w:t xml:space="preserve">The </w:t>
      </w:r>
      <w:proofErr w:type="spellStart"/>
      <w:r w:rsidRPr="0037499C">
        <w:rPr>
          <w:rFonts w:cs="Calibri"/>
          <w:sz w:val="23"/>
          <w:szCs w:val="23"/>
        </w:rPr>
        <w:t>NativeSeverity</w:t>
      </w:r>
      <w:proofErr w:type="spellEnd"/>
      <w:r w:rsidRPr="0037499C">
        <w:rPr>
          <w:rFonts w:cs="Calibri"/>
          <w:sz w:val="23"/>
          <w:szCs w:val="23"/>
        </w:rPr>
        <w:t xml:space="preserve"> and </w:t>
      </w:r>
      <w:proofErr w:type="spellStart"/>
      <w:r w:rsidRPr="0037499C">
        <w:rPr>
          <w:rFonts w:cs="Calibri"/>
          <w:sz w:val="23"/>
          <w:szCs w:val="23"/>
        </w:rPr>
        <w:t>NativeCode</w:t>
      </w:r>
      <w:proofErr w:type="spellEnd"/>
      <w:r w:rsidRPr="0037499C">
        <w:rPr>
          <w:rFonts w:cs="Calibri"/>
          <w:sz w:val="23"/>
          <w:szCs w:val="23"/>
        </w:rPr>
        <w:t xml:space="preserve"> properties </w:t>
      </w:r>
      <w:r w:rsidRPr="0037499C">
        <w:rPr>
          <w:rFonts w:cs="Calibri"/>
        </w:rPr>
        <w:t xml:space="preserve">correspond to the attribute definitions in </w:t>
      </w:r>
      <w:fldSimple w:instr=" REF MTPart3 \h  \* MERGEFORMAT ">
        <w:r w:rsidR="00B34986" w:rsidRPr="00B34986">
          <w:rPr>
            <w:rFonts w:cs="Calibri"/>
          </w:rPr>
          <w:t>[MT Part 3]</w:t>
        </w:r>
      </w:fldSimple>
      <w:r w:rsidRPr="0037499C">
        <w:rPr>
          <w:rFonts w:cs="Calibri"/>
        </w:rPr>
        <w:t>.</w:t>
      </w:r>
    </w:p>
    <w:p w:rsidR="00121887" w:rsidRPr="0037499C" w:rsidRDefault="00121887" w:rsidP="00F45DE0">
      <w:pPr>
        <w:spacing w:before="240"/>
        <w:rPr>
          <w:rFonts w:cs="Calibri"/>
        </w:rPr>
      </w:pPr>
      <w:r w:rsidRPr="0037499C">
        <w:rPr>
          <w:rFonts w:cs="Calibri"/>
        </w:rPr>
        <w:t xml:space="preserve">The </w:t>
      </w:r>
      <w:proofErr w:type="spellStart"/>
      <w:r w:rsidRPr="0037499C">
        <w:rPr>
          <w:rFonts w:cs="Calibri"/>
        </w:rPr>
        <w:t>CurrentState</w:t>
      </w:r>
      <w:proofErr w:type="spellEnd"/>
      <w:r w:rsidRPr="0037499C">
        <w:rPr>
          <w:rFonts w:cs="Calibri"/>
        </w:rPr>
        <w:t xml:space="preserve"> is the MTConnect Condition state: Unavailable, Normal, Warning or Fault. The Severity property (inherited from ConditionType) should set based on the value of this Variable according to these rules:</w:t>
      </w:r>
    </w:p>
    <w:p w:rsidR="00121887" w:rsidRPr="0037499C" w:rsidRDefault="00121887" w:rsidP="00F64C6A">
      <w:pPr>
        <w:pStyle w:val="ListParagraph"/>
        <w:numPr>
          <w:ilvl w:val="0"/>
          <w:numId w:val="18"/>
        </w:numPr>
        <w:spacing w:before="240"/>
        <w:rPr>
          <w:rFonts w:cs="Calibri"/>
        </w:rPr>
      </w:pPr>
      <w:r w:rsidRPr="0037499C">
        <w:rPr>
          <w:rFonts w:cs="Calibri"/>
        </w:rPr>
        <w:t>Unavailable: 1</w:t>
      </w:r>
    </w:p>
    <w:p w:rsidR="00121887" w:rsidRPr="0037499C" w:rsidRDefault="00121887" w:rsidP="00F64C6A">
      <w:pPr>
        <w:pStyle w:val="ListParagraph"/>
        <w:numPr>
          <w:ilvl w:val="0"/>
          <w:numId w:val="18"/>
        </w:numPr>
        <w:spacing w:before="240"/>
        <w:rPr>
          <w:rFonts w:cs="Calibri"/>
        </w:rPr>
      </w:pPr>
      <w:r w:rsidRPr="0037499C">
        <w:rPr>
          <w:rFonts w:cs="Calibri"/>
        </w:rPr>
        <w:t>Normal: &lt;= 100</w:t>
      </w:r>
    </w:p>
    <w:p w:rsidR="00121887" w:rsidRPr="0037499C" w:rsidRDefault="00121887" w:rsidP="00F64C6A">
      <w:pPr>
        <w:pStyle w:val="ListParagraph"/>
        <w:numPr>
          <w:ilvl w:val="0"/>
          <w:numId w:val="18"/>
        </w:numPr>
        <w:spacing w:before="240"/>
        <w:rPr>
          <w:rFonts w:cs="Calibri"/>
        </w:rPr>
      </w:pPr>
      <w:r w:rsidRPr="0037499C">
        <w:rPr>
          <w:rFonts w:cs="Calibri"/>
        </w:rPr>
        <w:t>Warning: &gt; 100 &amp;&amp; &lt;=500</w:t>
      </w:r>
    </w:p>
    <w:p w:rsidR="00121887" w:rsidRPr="0037499C" w:rsidRDefault="00121887" w:rsidP="00F64C6A">
      <w:pPr>
        <w:pStyle w:val="ListParagraph"/>
        <w:numPr>
          <w:ilvl w:val="0"/>
          <w:numId w:val="18"/>
        </w:numPr>
        <w:spacing w:before="240"/>
        <w:rPr>
          <w:rFonts w:cs="Calibri"/>
        </w:rPr>
      </w:pPr>
      <w:r w:rsidRPr="0037499C">
        <w:rPr>
          <w:rFonts w:cs="Calibri"/>
        </w:rPr>
        <w:t>Fault: &gt; 500</w:t>
      </w:r>
    </w:p>
    <w:p w:rsidR="00121887" w:rsidRPr="0037499C" w:rsidRDefault="00121887" w:rsidP="00965CCC">
      <w:pPr>
        <w:spacing w:before="240"/>
        <w:rPr>
          <w:rFonts w:cs="Calibri"/>
        </w:rPr>
      </w:pPr>
      <w:r w:rsidRPr="0037499C">
        <w:rPr>
          <w:rFonts w:cs="Calibri"/>
        </w:rPr>
        <w:t xml:space="preserve">The </w:t>
      </w:r>
      <w:proofErr w:type="spellStart"/>
      <w:r w:rsidRPr="0037499C">
        <w:rPr>
          <w:rFonts w:cs="Calibri"/>
        </w:rPr>
        <w:t>ActiveState</w:t>
      </w:r>
      <w:proofErr w:type="spellEnd"/>
      <w:r w:rsidRPr="0037499C">
        <w:rPr>
          <w:rFonts w:cs="Calibri"/>
        </w:rPr>
        <w:t xml:space="preserve"> Variable indicates whether the condition is in a state that requires attention. This Variable is ‘Active’ if the MTConnect Condition state is Warning or Fault. If the MTConnect Condition state is Normal or Unavailable this Variable is ‘Inactive’. </w:t>
      </w:r>
    </w:p>
    <w:p w:rsidR="00121887" w:rsidRPr="0037499C" w:rsidRDefault="00121887" w:rsidP="00965CCC">
      <w:pPr>
        <w:spacing w:before="240"/>
        <w:rPr>
          <w:rFonts w:cs="Calibri"/>
        </w:rPr>
      </w:pPr>
      <w:r w:rsidRPr="0037499C">
        <w:rPr>
          <w:rFonts w:cs="Calibri"/>
        </w:rPr>
        <w:t xml:space="preserve">The </w:t>
      </w:r>
      <w:proofErr w:type="spellStart"/>
      <w:r w:rsidRPr="0037499C">
        <w:rPr>
          <w:rFonts w:cs="Calibri"/>
        </w:rPr>
        <w:t>LimitState</w:t>
      </w:r>
      <w:proofErr w:type="spellEnd"/>
      <w:r w:rsidRPr="0037499C">
        <w:rPr>
          <w:rFonts w:cs="Calibri"/>
        </w:rPr>
        <w:t xml:space="preserve"> is used to specify the MTConnect Condition qualifier attribute. If the qualifier is ‘HIGH’ the </w:t>
      </w:r>
      <w:proofErr w:type="spellStart"/>
      <w:r w:rsidRPr="0037499C">
        <w:rPr>
          <w:rFonts w:cs="Calibri"/>
        </w:rPr>
        <w:t>LimitState</w:t>
      </w:r>
      <w:proofErr w:type="spellEnd"/>
      <w:r w:rsidRPr="0037499C">
        <w:rPr>
          <w:rFonts w:cs="Calibri"/>
        </w:rPr>
        <w:t>/</w:t>
      </w:r>
      <w:proofErr w:type="spellStart"/>
      <w:r w:rsidRPr="0037499C">
        <w:rPr>
          <w:rFonts w:cs="Calibri"/>
        </w:rPr>
        <w:t>CurrentState</w:t>
      </w:r>
      <w:proofErr w:type="spellEnd"/>
      <w:r w:rsidRPr="0037499C">
        <w:rPr>
          <w:rFonts w:cs="Calibri"/>
        </w:rPr>
        <w:t xml:space="preserve"> Variable is ‘High’. If the qualifier is ‘LOW’ then the </w:t>
      </w:r>
      <w:proofErr w:type="spellStart"/>
      <w:r w:rsidRPr="0037499C">
        <w:rPr>
          <w:rFonts w:cs="Calibri"/>
        </w:rPr>
        <w:t>LimitState</w:t>
      </w:r>
      <w:proofErr w:type="spellEnd"/>
      <w:r w:rsidRPr="0037499C">
        <w:rPr>
          <w:rFonts w:cs="Calibri"/>
        </w:rPr>
        <w:t>/</w:t>
      </w:r>
      <w:proofErr w:type="spellStart"/>
      <w:r w:rsidRPr="0037499C">
        <w:rPr>
          <w:rFonts w:cs="Calibri"/>
        </w:rPr>
        <w:t>CurrentState</w:t>
      </w:r>
      <w:proofErr w:type="spellEnd"/>
      <w:r w:rsidRPr="0037499C">
        <w:rPr>
          <w:rFonts w:cs="Calibri"/>
        </w:rPr>
        <w:t xml:space="preserve"> Variable is ‘Low’. </w:t>
      </w:r>
    </w:p>
    <w:p w:rsidR="00121887" w:rsidRPr="0037499C" w:rsidRDefault="00121887" w:rsidP="00965CCC">
      <w:pPr>
        <w:spacing w:before="240"/>
        <w:rPr>
          <w:rFonts w:cs="Calibri"/>
        </w:rPr>
      </w:pPr>
      <w:r w:rsidRPr="0037499C">
        <w:rPr>
          <w:rFonts w:cs="Calibri"/>
        </w:rPr>
        <w:t xml:space="preserve">The Message property (inherited from </w:t>
      </w:r>
      <w:proofErr w:type="spellStart"/>
      <w:r w:rsidRPr="0037499C">
        <w:rPr>
          <w:rFonts w:cs="Calibri"/>
        </w:rPr>
        <w:t>BaseEventType</w:t>
      </w:r>
      <w:proofErr w:type="spellEnd"/>
      <w:r w:rsidRPr="0037499C">
        <w:rPr>
          <w:rFonts w:cs="Calibri"/>
        </w:rPr>
        <w:t>) contains contents of the MTConnect Condition element. If no contents were provided the Server shall choose a suitable default message.</w:t>
      </w:r>
    </w:p>
    <w:p w:rsidR="00121887" w:rsidRPr="0037499C" w:rsidRDefault="00121887" w:rsidP="00965CCC">
      <w:pPr>
        <w:spacing w:before="240"/>
        <w:rPr>
          <w:rFonts w:cs="Calibri"/>
        </w:rPr>
      </w:pPr>
      <w:r w:rsidRPr="0037499C">
        <w:rPr>
          <w:rFonts w:cs="Calibri"/>
        </w:rPr>
        <w:lastRenderedPageBreak/>
        <w:t>The BrowseName of the Condition is value of the name attribute for the DataItem. If the name attribute is missing the camel case version of the type attribute is used instead.</w:t>
      </w:r>
    </w:p>
    <w:p w:rsidR="00121887" w:rsidRPr="0037499C" w:rsidRDefault="00121887" w:rsidP="00211E5A">
      <w:pPr>
        <w:spacing w:before="240"/>
        <w:rPr>
          <w:rFonts w:cs="Calibri"/>
        </w:rPr>
      </w:pPr>
      <w:r w:rsidRPr="0037499C">
        <w:rPr>
          <w:rFonts w:cs="Calibri"/>
        </w:rPr>
        <w:t xml:space="preserve">Many MTConnect Conditions may be related to an instance of </w:t>
      </w:r>
      <w:proofErr w:type="spellStart"/>
      <w:r w:rsidRPr="0037499C">
        <w:rPr>
          <w:rFonts w:cs="Calibri"/>
          <w:i/>
        </w:rPr>
        <w:t>MTSampleDataItemType</w:t>
      </w:r>
      <w:proofErr w:type="spellEnd"/>
      <w:r w:rsidRPr="0037499C">
        <w:rPr>
          <w:rFonts w:cs="Calibri"/>
        </w:rPr>
        <w:t xml:space="preserve"> which provides access to the value that can trigger the Condition. If these relationships are known the Server should provide a </w:t>
      </w:r>
      <w:proofErr w:type="spellStart"/>
      <w:r w:rsidRPr="0037499C">
        <w:rPr>
          <w:rFonts w:cs="Calibri"/>
        </w:rPr>
        <w:t>HasCondition</w:t>
      </w:r>
      <w:proofErr w:type="spellEnd"/>
      <w:r w:rsidRPr="0037499C">
        <w:rPr>
          <w:rFonts w:cs="Calibri"/>
        </w:rPr>
        <w:t xml:space="preserve"> reference from the Variable for the DataItem to the corresponding Condition Objects. </w:t>
      </w:r>
      <w:fldSimple w:instr=" REF _Ref285661887 \h  \* MERGEFORMAT ">
        <w:r w:rsidR="00B34986" w:rsidRPr="00B34986">
          <w:rPr>
            <w:rFonts w:cs="Calibri"/>
          </w:rPr>
          <w:t xml:space="preserve">Figure </w:t>
        </w:r>
        <w:r w:rsidR="00B34986" w:rsidRPr="00B34986">
          <w:rPr>
            <w:rFonts w:cs="Calibri"/>
            <w:noProof/>
          </w:rPr>
          <w:t>14</w:t>
        </w:r>
      </w:fldSimple>
      <w:r w:rsidRPr="0037499C">
        <w:rPr>
          <w:rFonts w:cs="Calibri"/>
        </w:rPr>
        <w:t xml:space="preserve"> depicts an example of a component with a Position DataItem with an associated Condition.</w:t>
      </w:r>
    </w:p>
    <w:p w:rsidR="00121887" w:rsidRPr="0037499C" w:rsidRDefault="00121887" w:rsidP="00211E5A">
      <w:pPr>
        <w:spacing w:before="240"/>
        <w:jc w:val="center"/>
        <w:rPr>
          <w:rFonts w:cs="Calibri"/>
        </w:rPr>
      </w:pPr>
      <w:r w:rsidRPr="0037499C">
        <w:rPr>
          <w:rFonts w:cs="Calibri"/>
        </w:rPr>
        <w:object w:dxaOrig="8087" w:dyaOrig="4508">
          <v:shape id="_x0000_i1038" type="#_x0000_t75" style="width:404.45pt;height:223.5pt" o:ole="">
            <v:imagedata r:id="rId51" o:title=""/>
          </v:shape>
          <o:OLEObject Type="Embed" ProgID="Visio.Drawing.11" ShapeID="_x0000_i1038" DrawAspect="Content" ObjectID="_1420242392" r:id="rId52"/>
        </w:object>
      </w:r>
    </w:p>
    <w:p w:rsidR="00121887" w:rsidRPr="0037499C" w:rsidRDefault="00121887" w:rsidP="00EA0F00">
      <w:pPr>
        <w:pStyle w:val="FIGURE-title"/>
      </w:pPr>
      <w:bookmarkStart w:id="132" w:name="_Ref285661887"/>
      <w:bookmarkStart w:id="133" w:name="_Toc301722650"/>
      <w:r w:rsidRPr="0037499C">
        <w:t xml:space="preserve">Figure </w:t>
      </w:r>
      <w:r w:rsidR="0054778A">
        <w:fldChar w:fldCharType="begin"/>
      </w:r>
      <w:r w:rsidR="00B34986">
        <w:instrText xml:space="preserve"> SEQ Figure \* ARABIC </w:instrText>
      </w:r>
      <w:r w:rsidR="0054778A">
        <w:fldChar w:fldCharType="separate"/>
      </w:r>
      <w:r w:rsidR="00B34986">
        <w:rPr>
          <w:noProof/>
        </w:rPr>
        <w:t>14</w:t>
      </w:r>
      <w:r w:rsidR="0054778A">
        <w:rPr>
          <w:noProof/>
        </w:rPr>
        <w:fldChar w:fldCharType="end"/>
      </w:r>
      <w:bookmarkEnd w:id="132"/>
      <w:r w:rsidRPr="0037499C">
        <w:t xml:space="preserve"> – MTConnect Conditions in the UA Address Space</w:t>
      </w:r>
      <w:bookmarkEnd w:id="133"/>
    </w:p>
    <w:p w:rsidR="00121887" w:rsidRPr="0037499C" w:rsidRDefault="00121887" w:rsidP="00211E5A">
      <w:pPr>
        <w:spacing w:before="240"/>
        <w:rPr>
          <w:rFonts w:cs="Calibri"/>
        </w:rPr>
      </w:pPr>
    </w:p>
    <w:p w:rsidR="00121887" w:rsidRPr="0037499C" w:rsidRDefault="00121887" w:rsidP="00965CCC">
      <w:pPr>
        <w:spacing w:before="240"/>
        <w:rPr>
          <w:rFonts w:cs="Calibri"/>
        </w:rPr>
      </w:pPr>
      <w:r w:rsidRPr="0037499C">
        <w:rPr>
          <w:rFonts w:cs="Calibri"/>
        </w:rPr>
        <w:t xml:space="preserve">The </w:t>
      </w:r>
      <w:proofErr w:type="spellStart"/>
      <w:r w:rsidRPr="0037499C">
        <w:rPr>
          <w:rFonts w:cs="Calibri"/>
        </w:rPr>
        <w:t>ConditionClassId</w:t>
      </w:r>
      <w:proofErr w:type="spellEnd"/>
      <w:r w:rsidRPr="0037499C">
        <w:rPr>
          <w:rFonts w:cs="Calibri"/>
        </w:rPr>
        <w:t xml:space="preserve"> property (inherited from ConditionType) is used to represent the type attribute from the DataItem. Each possible type is used to create a subtype of </w:t>
      </w:r>
      <w:proofErr w:type="spellStart"/>
      <w:r w:rsidRPr="0037499C">
        <w:rPr>
          <w:rFonts w:cs="Calibri"/>
          <w:i/>
        </w:rPr>
        <w:t>MTConditionClassType</w:t>
      </w:r>
      <w:proofErr w:type="spellEnd"/>
      <w:r w:rsidRPr="0037499C">
        <w:rPr>
          <w:rFonts w:cs="Calibri"/>
        </w:rPr>
        <w:t xml:space="preserve"> with the BrowseName equal to camel case form of the type.  </w:t>
      </w:r>
      <w:fldSimple w:instr=" REF _Ref285734794 \h  \* MERGEFORMAT ">
        <w:r w:rsidR="00B34986" w:rsidRPr="00B34986">
          <w:rPr>
            <w:rFonts w:cs="Calibri"/>
            <w:bCs/>
            <w:spacing w:val="8"/>
            <w:sz w:val="20"/>
            <w:szCs w:val="20"/>
            <w:lang w:eastAsia="zh-CN"/>
          </w:rPr>
          <w:t>Table 8</w:t>
        </w:r>
      </w:fldSimple>
      <w:r w:rsidRPr="0037499C">
        <w:rPr>
          <w:rFonts w:cs="Calibri"/>
        </w:rPr>
        <w:t xml:space="preserve"> defines the </w:t>
      </w:r>
      <w:proofErr w:type="spellStart"/>
      <w:r w:rsidRPr="0037499C">
        <w:rPr>
          <w:rFonts w:cs="Calibri"/>
          <w:i/>
        </w:rPr>
        <w:t>MTConditionClassType</w:t>
      </w:r>
      <w:proofErr w:type="spellEnd"/>
      <w:r w:rsidRPr="0037499C">
        <w:rPr>
          <w:rFonts w:cs="Calibri"/>
          <w:i/>
        </w:rPr>
        <w:t xml:space="preserve"> </w:t>
      </w:r>
      <w:r w:rsidRPr="0037499C">
        <w:rPr>
          <w:rFonts w:cs="Calibri"/>
        </w:rPr>
        <w:t>ObjectType</w:t>
      </w:r>
      <w:r w:rsidRPr="0037499C">
        <w:rPr>
          <w:rFonts w:cs="Calibri"/>
          <w:i/>
        </w:rPr>
        <w:t>.</w:t>
      </w:r>
    </w:p>
    <w:p w:rsidR="00121887" w:rsidRPr="0037499C" w:rsidRDefault="00121887" w:rsidP="00F26805">
      <w:pPr>
        <w:pStyle w:val="TABLE-title"/>
      </w:pPr>
      <w:bookmarkStart w:id="134" w:name="_Ref285734794"/>
      <w:bookmarkStart w:id="135" w:name="_Toc301722657"/>
      <w:r w:rsidRPr="0037499C">
        <w:t xml:space="preserve">Table </w:t>
      </w:r>
      <w:r w:rsidR="0054778A">
        <w:fldChar w:fldCharType="begin"/>
      </w:r>
      <w:r w:rsidR="00B34986">
        <w:instrText xml:space="preserve"> SEQ Table \* ARABIC </w:instrText>
      </w:r>
      <w:r w:rsidR="0054778A">
        <w:fldChar w:fldCharType="separate"/>
      </w:r>
      <w:r w:rsidR="00B34986">
        <w:rPr>
          <w:noProof/>
        </w:rPr>
        <w:t>8</w:t>
      </w:r>
      <w:r w:rsidR="0054778A">
        <w:rPr>
          <w:noProof/>
        </w:rPr>
        <w:fldChar w:fldCharType="end"/>
      </w:r>
      <w:bookmarkEnd w:id="134"/>
      <w:r w:rsidRPr="0037499C">
        <w:t xml:space="preserve"> – </w:t>
      </w:r>
      <w:proofErr w:type="spellStart"/>
      <w:r w:rsidRPr="0037499C">
        <w:rPr>
          <w:i/>
        </w:rPr>
        <w:t>MTConditionClassType</w:t>
      </w:r>
      <w:proofErr w:type="spellEnd"/>
      <w:r w:rsidRPr="0037499C">
        <w:rPr>
          <w:i/>
        </w:rPr>
        <w:t xml:space="preserve"> </w:t>
      </w:r>
      <w:r w:rsidRPr="0037499C">
        <w:t>Definition</w:t>
      </w:r>
      <w:bookmarkEnd w:id="13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1080"/>
        <w:gridCol w:w="2165"/>
        <w:gridCol w:w="1255"/>
        <w:gridCol w:w="2067"/>
        <w:gridCol w:w="1443"/>
      </w:tblGrid>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Attribute</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Value</w:t>
            </w:r>
          </w:p>
        </w:tc>
      </w:tr>
      <w:tr w:rsidR="00121887" w:rsidRPr="008B4EE2" w:rsidTr="008B4EE2">
        <w:trPr>
          <w:trHeight w:val="98"/>
        </w:trPr>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BrowseName</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proofErr w:type="spellStart"/>
            <w:r w:rsidRPr="008B4EE2">
              <w:rPr>
                <w:rFonts w:ascii="Arial" w:hAnsi="Arial" w:cs="Arial"/>
                <w:color w:val="000000"/>
                <w:sz w:val="16"/>
                <w:szCs w:val="16"/>
              </w:rPr>
              <w:t>MTConditionClassType</w:t>
            </w:r>
            <w:proofErr w:type="spellEnd"/>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IsAbstract</w:t>
            </w:r>
          </w:p>
        </w:tc>
        <w:tc>
          <w:tcPr>
            <w:tcW w:w="8010" w:type="dxa"/>
            <w:gridSpan w:val="5"/>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True</w:t>
            </w:r>
          </w:p>
        </w:tc>
      </w:tr>
      <w:tr w:rsidR="00121887" w:rsidRPr="008B4EE2" w:rsidTr="008B4EE2">
        <w:tc>
          <w:tcPr>
            <w:tcW w:w="135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Reference</w:t>
            </w:r>
          </w:p>
        </w:tc>
        <w:tc>
          <w:tcPr>
            <w:tcW w:w="10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NodeClass</w:t>
            </w:r>
          </w:p>
        </w:tc>
        <w:tc>
          <w:tcPr>
            <w:tcW w:w="216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 xml:space="preserve">BrowseName </w:t>
            </w:r>
          </w:p>
        </w:tc>
        <w:tc>
          <w:tcPr>
            <w:tcW w:w="1255"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DataType</w:t>
            </w:r>
          </w:p>
        </w:tc>
        <w:tc>
          <w:tcPr>
            <w:tcW w:w="2067"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TypeDefinition</w:t>
            </w:r>
          </w:p>
        </w:tc>
        <w:tc>
          <w:tcPr>
            <w:tcW w:w="1443"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16"/>
              </w:rPr>
            </w:pPr>
            <w:r w:rsidRPr="008B4EE2">
              <w:rPr>
                <w:rFonts w:ascii="Arial" w:hAnsi="Arial" w:cs="Arial"/>
                <w:b/>
                <w:color w:val="000000"/>
                <w:sz w:val="16"/>
                <w:szCs w:val="16"/>
              </w:rPr>
              <w:t>ModellingRule</w:t>
            </w:r>
          </w:p>
        </w:tc>
      </w:tr>
      <w:tr w:rsidR="00121887" w:rsidRPr="008B4EE2" w:rsidTr="008B4EE2">
        <w:tc>
          <w:tcPr>
            <w:tcW w:w="9360" w:type="dxa"/>
            <w:gridSpan w:val="6"/>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16"/>
              </w:rPr>
            </w:pPr>
            <w:r w:rsidRPr="008B4EE2">
              <w:rPr>
                <w:rFonts w:ascii="Arial" w:hAnsi="Arial" w:cs="Arial"/>
                <w:color w:val="000000"/>
                <w:sz w:val="16"/>
                <w:szCs w:val="16"/>
              </w:rPr>
              <w:t xml:space="preserve">Inherit the children of the </w:t>
            </w:r>
            <w:proofErr w:type="spellStart"/>
            <w:r w:rsidRPr="008B4EE2">
              <w:rPr>
                <w:rFonts w:ascii="Arial" w:hAnsi="Arial" w:cs="Arial"/>
                <w:i/>
                <w:color w:val="000000"/>
                <w:sz w:val="16"/>
                <w:szCs w:val="16"/>
              </w:rPr>
              <w:t>BaseConditionClassType</w:t>
            </w:r>
            <w:proofErr w:type="spellEnd"/>
            <w:r w:rsidRPr="008B4EE2">
              <w:rPr>
                <w:rFonts w:ascii="Arial" w:hAnsi="Arial" w:cs="Arial"/>
                <w:i/>
                <w:color w:val="000000"/>
                <w:sz w:val="16"/>
                <w:szCs w:val="16"/>
              </w:rPr>
              <w:t xml:space="preserve"> </w:t>
            </w:r>
            <w:r w:rsidRPr="008B4EE2">
              <w:rPr>
                <w:rFonts w:ascii="Arial" w:hAnsi="Arial" w:cs="Arial"/>
                <w:color w:val="000000"/>
                <w:sz w:val="16"/>
                <w:szCs w:val="16"/>
              </w:rPr>
              <w:t xml:space="preserve">which is defined in </w:t>
            </w:r>
            <w:fldSimple w:instr=" REF UAPart9 \h  \* MERGEFORMAT ">
              <w:r w:rsidR="00B34986" w:rsidRPr="00B34986">
                <w:rPr>
                  <w:rFonts w:ascii="Arial" w:hAnsi="Arial" w:cs="Arial"/>
                  <w:sz w:val="16"/>
                  <w:szCs w:val="16"/>
                </w:rPr>
                <w:t>[UA Part 9]</w:t>
              </w:r>
            </w:fldSimple>
            <w:r w:rsidRPr="008B4EE2">
              <w:rPr>
                <w:rFonts w:ascii="Arial" w:hAnsi="Arial" w:cs="Arial"/>
                <w:color w:val="000000"/>
                <w:sz w:val="16"/>
                <w:szCs w:val="16"/>
              </w:rPr>
              <w:t xml:space="preserve">. </w:t>
            </w:r>
          </w:p>
        </w:tc>
      </w:tr>
    </w:tbl>
    <w:p w:rsidR="00121887" w:rsidRPr="0037499C" w:rsidRDefault="00121887" w:rsidP="00C26F2F">
      <w:pPr>
        <w:pStyle w:val="Heading2"/>
      </w:pPr>
      <w:bookmarkStart w:id="136" w:name="_Toc294330431"/>
      <w:bookmarkStart w:id="137" w:name="_Toc301722636"/>
      <w:r w:rsidRPr="0037499C">
        <w:t>Streams</w:t>
      </w:r>
      <w:bookmarkEnd w:id="136"/>
      <w:bookmarkEnd w:id="137"/>
    </w:p>
    <w:p w:rsidR="00121887" w:rsidRDefault="00121887" w:rsidP="006445D0">
      <w:pPr>
        <w:rPr>
          <w:rFonts w:cs="Calibri"/>
        </w:rPr>
      </w:pPr>
      <w:r w:rsidRPr="0037499C">
        <w:rPr>
          <w:rFonts w:cs="Calibri"/>
        </w:rPr>
        <w:t xml:space="preserve">MTConnect streams are the mechanism used to receive updates to </w:t>
      </w:r>
      <w:proofErr w:type="spellStart"/>
      <w:r w:rsidRPr="0037499C">
        <w:rPr>
          <w:rFonts w:cs="Calibri"/>
        </w:rPr>
        <w:t>DataItems</w:t>
      </w:r>
      <w:proofErr w:type="spellEnd"/>
      <w:r w:rsidRPr="0037499C">
        <w:rPr>
          <w:rFonts w:cs="Calibri"/>
        </w:rPr>
        <w:t>. In OPC UA Subscriptions are designed to provide the same functionality.</w:t>
      </w:r>
    </w:p>
    <w:p w:rsidR="00121887" w:rsidRPr="0037499C" w:rsidRDefault="00121887" w:rsidP="006445D0">
      <w:pPr>
        <w:rPr>
          <w:rFonts w:cs="Calibri"/>
        </w:rPr>
      </w:pPr>
      <w:r w:rsidRPr="0037499C">
        <w:rPr>
          <w:rFonts w:cs="Calibri"/>
        </w:rPr>
        <w:lastRenderedPageBreak/>
        <w:t xml:space="preserve">There are two types of subscriptions in OPC UA: DataChange and Event. </w:t>
      </w:r>
    </w:p>
    <w:p w:rsidR="00121887" w:rsidRPr="0037499C" w:rsidRDefault="00121887" w:rsidP="006445D0">
      <w:pPr>
        <w:rPr>
          <w:rFonts w:cs="Calibri"/>
        </w:rPr>
      </w:pPr>
      <w:r w:rsidRPr="0037499C">
        <w:rPr>
          <w:rFonts w:cs="Calibri"/>
        </w:rPr>
        <w:t>A DataChange Subscription can be created with the following steps:</w:t>
      </w:r>
    </w:p>
    <w:p w:rsidR="00121887" w:rsidRPr="0037499C" w:rsidRDefault="00121887" w:rsidP="00F64C6A">
      <w:pPr>
        <w:pStyle w:val="ListParagraph"/>
        <w:numPr>
          <w:ilvl w:val="0"/>
          <w:numId w:val="19"/>
        </w:numPr>
        <w:rPr>
          <w:rFonts w:cs="Calibri"/>
        </w:rPr>
      </w:pPr>
      <w:r w:rsidRPr="0037499C">
        <w:rPr>
          <w:rFonts w:cs="Calibri"/>
        </w:rPr>
        <w:t xml:space="preserve">Browse the Address Space and read the NodeIds for the </w:t>
      </w:r>
      <w:proofErr w:type="spellStart"/>
      <w:r w:rsidRPr="0037499C">
        <w:rPr>
          <w:rFonts w:cs="Calibri"/>
        </w:rPr>
        <w:t>DataItems</w:t>
      </w:r>
      <w:proofErr w:type="spellEnd"/>
      <w:r w:rsidRPr="0037499C">
        <w:rPr>
          <w:rFonts w:cs="Calibri"/>
        </w:rPr>
        <w:t xml:space="preserve"> of interest;</w:t>
      </w:r>
    </w:p>
    <w:p w:rsidR="00121887" w:rsidRPr="0037499C" w:rsidRDefault="00121887" w:rsidP="00F64C6A">
      <w:pPr>
        <w:pStyle w:val="ListParagraph"/>
        <w:numPr>
          <w:ilvl w:val="0"/>
          <w:numId w:val="19"/>
        </w:numPr>
        <w:rPr>
          <w:rFonts w:cs="Calibri"/>
        </w:rPr>
      </w:pPr>
      <w:r w:rsidRPr="0037499C">
        <w:rPr>
          <w:rFonts w:cs="Calibri"/>
        </w:rPr>
        <w:t>Create a Subscription;</w:t>
      </w:r>
    </w:p>
    <w:p w:rsidR="00121887" w:rsidRPr="0037499C" w:rsidRDefault="00121887" w:rsidP="00F64C6A">
      <w:pPr>
        <w:pStyle w:val="ListParagraph"/>
        <w:numPr>
          <w:ilvl w:val="0"/>
          <w:numId w:val="19"/>
        </w:numPr>
        <w:rPr>
          <w:rFonts w:cs="Calibri"/>
        </w:rPr>
      </w:pPr>
      <w:r w:rsidRPr="0037499C">
        <w:rPr>
          <w:rFonts w:cs="Calibri"/>
        </w:rPr>
        <w:t xml:space="preserve">Create a MonitoredItem for each DataItem </w:t>
      </w:r>
      <w:ins w:id="138" w:author="Paul" w:date="2012-11-08T01:29:00Z">
        <w:r w:rsidR="00865455">
          <w:rPr>
            <w:rFonts w:cs="Calibri"/>
          </w:rPr>
          <w:t xml:space="preserve">of </w:t>
        </w:r>
      </w:ins>
      <w:r w:rsidRPr="0037499C">
        <w:rPr>
          <w:rFonts w:cs="Calibri"/>
        </w:rPr>
        <w:t>interest;</w:t>
      </w:r>
    </w:p>
    <w:p w:rsidR="00121887" w:rsidRPr="0037499C" w:rsidRDefault="00121887" w:rsidP="00F64C6A">
      <w:pPr>
        <w:pStyle w:val="ListParagraph"/>
        <w:numPr>
          <w:ilvl w:val="0"/>
          <w:numId w:val="19"/>
        </w:numPr>
        <w:rPr>
          <w:rFonts w:cs="Calibri"/>
        </w:rPr>
      </w:pPr>
      <w:commentRangeStart w:id="139"/>
      <w:r w:rsidRPr="0037499C">
        <w:rPr>
          <w:rFonts w:cs="Calibri"/>
        </w:rPr>
        <w:t xml:space="preserve">Tell the Server to send Notifications when one or more of the </w:t>
      </w:r>
      <w:proofErr w:type="spellStart"/>
      <w:r w:rsidRPr="0037499C">
        <w:rPr>
          <w:rFonts w:cs="Calibri"/>
        </w:rPr>
        <w:t>DataItems</w:t>
      </w:r>
      <w:proofErr w:type="spellEnd"/>
      <w:r w:rsidRPr="0037499C">
        <w:rPr>
          <w:rFonts w:cs="Calibri"/>
        </w:rPr>
        <w:t xml:space="preserve"> change;</w:t>
      </w:r>
      <w:commentRangeEnd w:id="139"/>
      <w:r w:rsidR="008D1B1F">
        <w:rPr>
          <w:rStyle w:val="CommentReference"/>
          <w:szCs w:val="20"/>
        </w:rPr>
        <w:commentReference w:id="139"/>
      </w:r>
    </w:p>
    <w:p w:rsidR="00121887" w:rsidRPr="0037499C" w:rsidRDefault="00121887" w:rsidP="006445D0">
      <w:pPr>
        <w:rPr>
          <w:rFonts w:cs="Calibri"/>
        </w:rPr>
      </w:pPr>
      <w:r w:rsidRPr="0037499C">
        <w:rPr>
          <w:rFonts w:cs="Calibri"/>
        </w:rPr>
        <w:t>Each Notification has the current value for a DataItem, the Timestamp and StatusCode.</w:t>
      </w:r>
    </w:p>
    <w:p w:rsidR="00121887" w:rsidRPr="0037499C" w:rsidRDefault="00121887" w:rsidP="006445D0">
      <w:pPr>
        <w:rPr>
          <w:rFonts w:cs="Calibri"/>
        </w:rPr>
      </w:pPr>
      <w:r w:rsidRPr="0037499C">
        <w:rPr>
          <w:rFonts w:cs="Calibri"/>
        </w:rPr>
        <w:t xml:space="preserve">The MonitoredItem allows the Client to specify a different </w:t>
      </w:r>
      <w:proofErr w:type="spellStart"/>
      <w:r w:rsidRPr="0037499C">
        <w:rPr>
          <w:rFonts w:cs="Calibri"/>
        </w:rPr>
        <w:t>SamplingInterval</w:t>
      </w:r>
      <w:proofErr w:type="spellEnd"/>
      <w:r w:rsidRPr="0037499C">
        <w:rPr>
          <w:rFonts w:cs="Calibri"/>
        </w:rPr>
        <w:t xml:space="preserve"> and </w:t>
      </w:r>
      <w:proofErr w:type="spellStart"/>
      <w:r w:rsidRPr="0037499C">
        <w:rPr>
          <w:rFonts w:cs="Calibri"/>
        </w:rPr>
        <w:t>QueueSize</w:t>
      </w:r>
      <w:proofErr w:type="spellEnd"/>
      <w:r w:rsidRPr="0037499C">
        <w:rPr>
          <w:rFonts w:cs="Calibri"/>
        </w:rPr>
        <w:t xml:space="preserve"> for each DataItem. The </w:t>
      </w:r>
      <w:proofErr w:type="spellStart"/>
      <w:r w:rsidRPr="0037499C">
        <w:rPr>
          <w:rFonts w:cs="Calibri"/>
        </w:rPr>
        <w:t>MinimumSamplingInterval</w:t>
      </w:r>
      <w:proofErr w:type="spellEnd"/>
      <w:r w:rsidRPr="0037499C">
        <w:rPr>
          <w:rFonts w:cs="Calibri"/>
        </w:rPr>
        <w:t xml:space="preserve"> attribute for each DataItem specifies the fastest supported </w:t>
      </w:r>
      <w:proofErr w:type="spellStart"/>
      <w:r w:rsidRPr="0037499C">
        <w:rPr>
          <w:rFonts w:cs="Calibri"/>
        </w:rPr>
        <w:t>SamplingInterval</w:t>
      </w:r>
      <w:proofErr w:type="spellEnd"/>
      <w:r w:rsidRPr="0037499C">
        <w:rPr>
          <w:rFonts w:cs="Calibri"/>
        </w:rPr>
        <w:t xml:space="preserve">. If a UA Server is a front end for a MT Agent the </w:t>
      </w:r>
      <w:proofErr w:type="spellStart"/>
      <w:r w:rsidRPr="0037499C">
        <w:rPr>
          <w:rFonts w:cs="Calibri"/>
        </w:rPr>
        <w:t>MinimumSamplingInterval</w:t>
      </w:r>
      <w:proofErr w:type="spellEnd"/>
      <w:r w:rsidRPr="0037499C">
        <w:rPr>
          <w:rFonts w:cs="Calibri"/>
        </w:rPr>
        <w:t xml:space="preserve"> is the value of the </w:t>
      </w:r>
      <w:proofErr w:type="spellStart"/>
      <w:r w:rsidRPr="0037499C">
        <w:rPr>
          <w:rFonts w:cs="Calibri"/>
        </w:rPr>
        <w:t>samplingRate</w:t>
      </w:r>
      <w:proofErr w:type="spellEnd"/>
      <w:r w:rsidRPr="0037499C">
        <w:rPr>
          <w:rFonts w:cs="Calibri"/>
        </w:rPr>
        <w:t xml:space="preserve"> attribute which is on the Device or Component elements.</w:t>
      </w:r>
    </w:p>
    <w:p w:rsidR="00121887" w:rsidRPr="0037499C" w:rsidRDefault="00121887" w:rsidP="006445D0">
      <w:pPr>
        <w:rPr>
          <w:rFonts w:cs="Calibri"/>
        </w:rPr>
      </w:pPr>
      <w:r w:rsidRPr="0037499C">
        <w:rPr>
          <w:rFonts w:cs="Calibri"/>
        </w:rPr>
        <w:t xml:space="preserve">The </w:t>
      </w:r>
      <w:proofErr w:type="spellStart"/>
      <w:r w:rsidRPr="0037499C">
        <w:rPr>
          <w:rFonts w:cs="Calibri"/>
        </w:rPr>
        <w:t>PublishingInterval</w:t>
      </w:r>
      <w:proofErr w:type="spellEnd"/>
      <w:r w:rsidRPr="0037499C">
        <w:rPr>
          <w:rFonts w:cs="Calibri"/>
        </w:rPr>
        <w:t xml:space="preserve"> for a Subscription controls how frequently Notifications are returned to the Client. If this value is longer than </w:t>
      </w:r>
      <w:proofErr w:type="spellStart"/>
      <w:r w:rsidRPr="0037499C">
        <w:rPr>
          <w:rFonts w:cs="Calibri"/>
        </w:rPr>
        <w:t>SamplingInterval</w:t>
      </w:r>
      <w:proofErr w:type="spellEnd"/>
      <w:r w:rsidRPr="0037499C">
        <w:rPr>
          <w:rFonts w:cs="Calibri"/>
        </w:rPr>
        <w:t xml:space="preserve"> then the Server will buffer changes and return multiple Notifications in one message.  </w:t>
      </w:r>
    </w:p>
    <w:p w:rsidR="00121887" w:rsidRPr="0037499C" w:rsidRDefault="00121887" w:rsidP="00AE0B81">
      <w:pPr>
        <w:rPr>
          <w:rFonts w:cs="Calibri"/>
        </w:rPr>
      </w:pPr>
      <w:r w:rsidRPr="0037499C">
        <w:rPr>
          <w:rFonts w:cs="Calibri"/>
        </w:rPr>
        <w:t xml:space="preserve">An Event Subscription can be created with the following steps: </w:t>
      </w:r>
    </w:p>
    <w:p w:rsidR="00121887" w:rsidRPr="0037499C" w:rsidRDefault="00121887" w:rsidP="00F64C6A">
      <w:pPr>
        <w:pStyle w:val="ListParagraph"/>
        <w:numPr>
          <w:ilvl w:val="0"/>
          <w:numId w:val="19"/>
        </w:numPr>
        <w:rPr>
          <w:rFonts w:cs="Calibri"/>
        </w:rPr>
      </w:pPr>
      <w:r w:rsidRPr="0037499C">
        <w:rPr>
          <w:rFonts w:cs="Calibri"/>
        </w:rPr>
        <w:t>Browse the Address Space and read the NodeIds for the Devices or Components of interest;</w:t>
      </w:r>
    </w:p>
    <w:p w:rsidR="00121887" w:rsidRPr="0037499C" w:rsidRDefault="00121887" w:rsidP="00F64C6A">
      <w:pPr>
        <w:pStyle w:val="ListParagraph"/>
        <w:numPr>
          <w:ilvl w:val="0"/>
          <w:numId w:val="19"/>
        </w:numPr>
        <w:rPr>
          <w:rFonts w:cs="Calibri"/>
        </w:rPr>
      </w:pPr>
      <w:r w:rsidRPr="0037499C">
        <w:rPr>
          <w:rFonts w:cs="Calibri"/>
        </w:rPr>
        <w:t>Create a Subscription;</w:t>
      </w:r>
    </w:p>
    <w:p w:rsidR="00121887" w:rsidRPr="0037499C" w:rsidRDefault="00121887" w:rsidP="00F64C6A">
      <w:pPr>
        <w:pStyle w:val="ListParagraph"/>
        <w:numPr>
          <w:ilvl w:val="0"/>
          <w:numId w:val="19"/>
        </w:numPr>
        <w:rPr>
          <w:rFonts w:cs="Calibri"/>
        </w:rPr>
      </w:pPr>
      <w:r w:rsidRPr="0037499C">
        <w:rPr>
          <w:rFonts w:cs="Calibri"/>
        </w:rPr>
        <w:t xml:space="preserve">Create a MonitoredItem for each Device or Component </w:t>
      </w:r>
      <w:r w:rsidR="008D1B1F">
        <w:rPr>
          <w:rFonts w:cs="Calibri"/>
        </w:rPr>
        <w:t xml:space="preserve">of </w:t>
      </w:r>
      <w:r w:rsidRPr="0037499C">
        <w:rPr>
          <w:rFonts w:cs="Calibri"/>
        </w:rPr>
        <w:t>interest;</w:t>
      </w:r>
    </w:p>
    <w:p w:rsidR="00121887" w:rsidRPr="0037499C" w:rsidRDefault="00121887" w:rsidP="00F64C6A">
      <w:pPr>
        <w:pStyle w:val="ListParagraph"/>
        <w:numPr>
          <w:ilvl w:val="0"/>
          <w:numId w:val="19"/>
        </w:numPr>
        <w:rPr>
          <w:rFonts w:cs="Calibri"/>
        </w:rPr>
      </w:pPr>
      <w:r w:rsidRPr="0037499C">
        <w:rPr>
          <w:rFonts w:cs="Calibri"/>
        </w:rPr>
        <w:t>Select the fields to return for each event;</w:t>
      </w:r>
    </w:p>
    <w:p w:rsidR="00121887" w:rsidRPr="0037499C" w:rsidRDefault="00121887" w:rsidP="00F64C6A">
      <w:pPr>
        <w:pStyle w:val="ListParagraph"/>
        <w:numPr>
          <w:ilvl w:val="0"/>
          <w:numId w:val="19"/>
        </w:numPr>
        <w:rPr>
          <w:rFonts w:cs="Calibri"/>
        </w:rPr>
      </w:pPr>
      <w:r w:rsidRPr="0037499C">
        <w:rPr>
          <w:rFonts w:cs="Calibri"/>
        </w:rPr>
        <w:t xml:space="preserve">Specify additional filter criteria  for the events to return; </w:t>
      </w:r>
    </w:p>
    <w:p w:rsidR="00121887" w:rsidRPr="0037499C" w:rsidRDefault="00121887" w:rsidP="00F64C6A">
      <w:pPr>
        <w:pStyle w:val="ListParagraph"/>
        <w:numPr>
          <w:ilvl w:val="0"/>
          <w:numId w:val="19"/>
        </w:numPr>
        <w:rPr>
          <w:rFonts w:cs="Calibri"/>
        </w:rPr>
      </w:pPr>
      <w:commentRangeStart w:id="140"/>
      <w:r w:rsidRPr="0037499C">
        <w:rPr>
          <w:rFonts w:cs="Calibri"/>
        </w:rPr>
        <w:t>Tell the Server to send Notifications when the state of one or more events occur;</w:t>
      </w:r>
      <w:commentRangeEnd w:id="140"/>
      <w:r w:rsidR="008D1B1F">
        <w:rPr>
          <w:rStyle w:val="CommentReference"/>
          <w:szCs w:val="20"/>
        </w:rPr>
        <w:commentReference w:id="140"/>
      </w:r>
    </w:p>
    <w:p w:rsidR="00121887" w:rsidRPr="0037499C" w:rsidRDefault="00121887" w:rsidP="006445D0">
      <w:pPr>
        <w:rPr>
          <w:rFonts w:cs="Calibri"/>
        </w:rPr>
      </w:pPr>
      <w:r w:rsidRPr="0037499C">
        <w:rPr>
          <w:rFonts w:cs="Calibri"/>
        </w:rPr>
        <w:t xml:space="preserve">Events in OPC UA propagate up the </w:t>
      </w:r>
      <w:proofErr w:type="spellStart"/>
      <w:r w:rsidRPr="0037499C">
        <w:rPr>
          <w:rFonts w:cs="Calibri"/>
        </w:rPr>
        <w:t>HasNotifier</w:t>
      </w:r>
      <w:proofErr w:type="spellEnd"/>
      <w:r w:rsidRPr="0037499C">
        <w:rPr>
          <w:rFonts w:cs="Calibri"/>
        </w:rPr>
        <w:t xml:space="preserve"> hierarchy. This means subscribing to a parent Node in a hierarchy (i.e. a Device) will request events for all Components under that Node. If a Client wants to receive all events for all devices it can subscribe to the Server node.</w:t>
      </w:r>
    </w:p>
    <w:p w:rsidR="00121887" w:rsidRPr="0037499C" w:rsidRDefault="00121887" w:rsidP="006445D0">
      <w:pPr>
        <w:rPr>
          <w:rFonts w:cs="Calibri"/>
        </w:rPr>
      </w:pPr>
      <w:commentRangeStart w:id="141"/>
      <w:r w:rsidRPr="0037499C">
        <w:rPr>
          <w:rFonts w:cs="Calibri"/>
        </w:rPr>
        <w:t xml:space="preserve">Each Condition Event is a snapshot of the </w:t>
      </w:r>
      <w:proofErr w:type="spellStart"/>
      <w:r w:rsidRPr="0037499C">
        <w:rPr>
          <w:rFonts w:cs="Calibri"/>
          <w:i/>
        </w:rPr>
        <w:t>MTConditionType</w:t>
      </w:r>
      <w:proofErr w:type="spellEnd"/>
      <w:r w:rsidRPr="0037499C">
        <w:rPr>
          <w:rFonts w:cs="Calibri"/>
        </w:rPr>
        <w:t xml:space="preserve"> Object. The Client must select the fields from the Condition that it wishes to receive in the update by specifying the </w:t>
      </w:r>
      <w:proofErr w:type="spellStart"/>
      <w:r w:rsidRPr="0037499C">
        <w:rPr>
          <w:rFonts w:cs="Calibri"/>
        </w:rPr>
        <w:t>BrowsePath</w:t>
      </w:r>
      <w:proofErr w:type="spellEnd"/>
      <w:r w:rsidRPr="0037499C">
        <w:rPr>
          <w:rFonts w:cs="Calibri"/>
        </w:rPr>
        <w:t xml:space="preserve"> (a sequence of BrowseNames). The values of the variables in the address space contain the values from the last event sent. These values can be subscribed to like any other DataType but there is no guarantee that the Client will receive a synchronized snapshot of the Condition.</w:t>
      </w:r>
      <w:commentRangeEnd w:id="141"/>
      <w:r w:rsidR="008D1B1F">
        <w:rPr>
          <w:rStyle w:val="CommentReference"/>
          <w:szCs w:val="20"/>
        </w:rPr>
        <w:commentReference w:id="141"/>
      </w:r>
    </w:p>
    <w:p w:rsidR="00121887" w:rsidRPr="0037499C" w:rsidRDefault="0054778A" w:rsidP="006445D0">
      <w:pPr>
        <w:rPr>
          <w:rFonts w:cs="Calibri"/>
        </w:rPr>
      </w:pPr>
      <w:fldSimple w:instr=" REF _Ref285737293 \h  \* MERGEFORMAT ">
        <w:r w:rsidR="00B34986" w:rsidRPr="00B34986">
          <w:rPr>
            <w:rFonts w:cs="Calibri"/>
            <w:bCs/>
            <w:spacing w:val="8"/>
            <w:sz w:val="20"/>
            <w:szCs w:val="20"/>
            <w:lang w:eastAsia="zh-CN"/>
          </w:rPr>
          <w:t>Table 9</w:t>
        </w:r>
      </w:fldSimple>
      <w:r w:rsidR="00121887" w:rsidRPr="0037499C">
        <w:rPr>
          <w:rFonts w:cs="Calibri"/>
        </w:rPr>
        <w:t xml:space="preserve"> provides an example of an Event produced from the following Condition element:</w:t>
      </w:r>
    </w:p>
    <w:p w:rsidR="00121887" w:rsidRPr="0037499C" w:rsidRDefault="00121887" w:rsidP="00C74EE3">
      <w:pPr>
        <w:rPr>
          <w:rFonts w:cs="Calibri"/>
        </w:rPr>
      </w:pPr>
      <w:r w:rsidRPr="0037499C">
        <w:rPr>
          <w:rFonts w:cs="Calibri"/>
          <w:bCs/>
          <w:sz w:val="20"/>
          <w:szCs w:val="20"/>
        </w:rPr>
        <w:lastRenderedPageBreak/>
        <w:t xml:space="preserve">&lt;Fault type="MOTION_PROGRAM" </w:t>
      </w:r>
      <w:proofErr w:type="spellStart"/>
      <w:r w:rsidRPr="0037499C">
        <w:rPr>
          <w:rFonts w:cs="Calibri"/>
          <w:bCs/>
          <w:sz w:val="20"/>
          <w:szCs w:val="20"/>
        </w:rPr>
        <w:t>d</w:t>
      </w:r>
      <w:r>
        <w:rPr>
          <w:rFonts w:cs="Calibri"/>
          <w:bCs/>
          <w:sz w:val="20"/>
          <w:szCs w:val="20"/>
        </w:rPr>
        <w:t>ataitemid</w:t>
      </w:r>
      <w:proofErr w:type="spellEnd"/>
      <w:r w:rsidRPr="0037499C">
        <w:rPr>
          <w:rFonts w:cs="Calibri"/>
          <w:bCs/>
          <w:sz w:val="20"/>
          <w:szCs w:val="20"/>
        </w:rPr>
        <w:t xml:space="preserve">="cc2" sequence="25" qualifier=”HIGH” </w:t>
      </w:r>
      <w:proofErr w:type="spellStart"/>
      <w:r w:rsidRPr="0037499C">
        <w:rPr>
          <w:rFonts w:cs="Calibri"/>
          <w:bCs/>
          <w:sz w:val="20"/>
          <w:szCs w:val="20"/>
        </w:rPr>
        <w:t>nativeCode</w:t>
      </w:r>
      <w:proofErr w:type="spellEnd"/>
      <w:r w:rsidRPr="0037499C">
        <w:rPr>
          <w:rFonts w:cs="Calibri"/>
          <w:bCs/>
          <w:sz w:val="20"/>
          <w:szCs w:val="20"/>
        </w:rPr>
        <w:t>="PR1123" timestamp="..."&gt;Syntax error on line 107&lt;/Fault&gt;</w:t>
      </w:r>
    </w:p>
    <w:p w:rsidR="00121887" w:rsidRPr="0037499C" w:rsidRDefault="00121887" w:rsidP="00241645">
      <w:pPr>
        <w:pStyle w:val="TABLE-title"/>
      </w:pPr>
      <w:bookmarkStart w:id="142" w:name="_Ref285737293"/>
      <w:bookmarkStart w:id="143" w:name="_Toc301722658"/>
      <w:r w:rsidRPr="0037499C">
        <w:t xml:space="preserve">Table </w:t>
      </w:r>
      <w:r w:rsidR="0054778A">
        <w:fldChar w:fldCharType="begin"/>
      </w:r>
      <w:r w:rsidR="00B34986">
        <w:instrText xml:space="preserve"> SEQ Table \* ARABIC </w:instrText>
      </w:r>
      <w:r w:rsidR="0054778A">
        <w:fldChar w:fldCharType="separate"/>
      </w:r>
      <w:r w:rsidR="00B34986">
        <w:rPr>
          <w:noProof/>
        </w:rPr>
        <w:t>9</w:t>
      </w:r>
      <w:r w:rsidR="0054778A">
        <w:rPr>
          <w:noProof/>
        </w:rPr>
        <w:fldChar w:fldCharType="end"/>
      </w:r>
      <w:bookmarkEnd w:id="142"/>
      <w:r w:rsidRPr="0037499C">
        <w:t xml:space="preserve"> – An Example Condition Event</w:t>
      </w:r>
      <w:bookmarkEnd w:id="143"/>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1980"/>
        <w:gridCol w:w="4500"/>
      </w:tblGrid>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20"/>
              </w:rPr>
            </w:pPr>
            <w:proofErr w:type="spellStart"/>
            <w:r w:rsidRPr="008B4EE2">
              <w:rPr>
                <w:rFonts w:ascii="Arial" w:hAnsi="Arial" w:cs="Arial"/>
                <w:b/>
                <w:color w:val="000000"/>
                <w:sz w:val="16"/>
                <w:szCs w:val="20"/>
              </w:rPr>
              <w:t>BrowsePath</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20"/>
              </w:rPr>
            </w:pPr>
            <w:r w:rsidRPr="008B4EE2">
              <w:rPr>
                <w:rFonts w:ascii="Arial" w:hAnsi="Arial" w:cs="Arial"/>
                <w:b/>
                <w:color w:val="000000"/>
                <w:sz w:val="16"/>
                <w:szCs w:val="20"/>
              </w:rPr>
              <w:t>Value</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b/>
                <w:color w:val="000000"/>
                <w:sz w:val="16"/>
                <w:szCs w:val="20"/>
              </w:rPr>
            </w:pPr>
            <w:r w:rsidRPr="008B4EE2">
              <w:rPr>
                <w:rFonts w:ascii="Arial" w:hAnsi="Arial" w:cs="Arial"/>
                <w:b/>
                <w:color w:val="000000"/>
                <w:sz w:val="16"/>
                <w:szCs w:val="20"/>
              </w:rPr>
              <w:t>Notes</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&lt;blank&gt;</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&lt;server defined&gt;</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Identifies the Condition Node in the Address space.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EventId</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&lt;server defined&gt;</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Equivalent to the sequence number but an opaque value.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ConditionName</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MotionProgram</w:t>
            </w:r>
            <w:proofErr w:type="spellEnd"/>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From the name attribute,</w:t>
            </w:r>
          </w:p>
        </w:tc>
      </w:tr>
      <w:tr w:rsidR="00121887" w:rsidRPr="008B4EE2" w:rsidTr="008B4EE2">
        <w:trPr>
          <w:trHeight w:val="80"/>
        </w:trPr>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ConditionClassName</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MotionProgram</w:t>
            </w:r>
            <w:proofErr w:type="spellEnd"/>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From the type attribute.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Message</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Syntax error on line 107</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The contents of the Condition element.</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Time</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The timestamp attribute.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Severity</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700</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Inferred from the current state.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CurrentState</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Fault</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 xml:space="preserve">From the </w:t>
            </w:r>
            <w:proofErr w:type="spellStart"/>
            <w:r w:rsidRPr="008B4EE2">
              <w:rPr>
                <w:rFonts w:ascii="Arial" w:hAnsi="Arial" w:cs="Arial"/>
                <w:color w:val="000000"/>
                <w:sz w:val="16"/>
                <w:szCs w:val="20"/>
              </w:rPr>
              <w:t>QName</w:t>
            </w:r>
            <w:proofErr w:type="spellEnd"/>
            <w:r w:rsidRPr="008B4EE2">
              <w:rPr>
                <w:rFonts w:ascii="Arial" w:hAnsi="Arial" w:cs="Arial"/>
                <w:color w:val="000000"/>
                <w:sz w:val="16"/>
                <w:szCs w:val="20"/>
              </w:rPr>
              <w:t>.</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ActiveState</w:t>
            </w:r>
            <w:proofErr w:type="spellEnd"/>
            <w:r w:rsidRPr="008B4EE2">
              <w:rPr>
                <w:rFonts w:ascii="Arial" w:hAnsi="Arial" w:cs="Arial"/>
                <w:color w:val="000000"/>
                <w:sz w:val="16"/>
                <w:szCs w:val="20"/>
              </w:rPr>
              <w:t>/Id</w:t>
            </w:r>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True</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 xml:space="preserve">Inferred from the </w:t>
            </w:r>
            <w:proofErr w:type="spellStart"/>
            <w:r w:rsidRPr="008B4EE2">
              <w:rPr>
                <w:rFonts w:ascii="Arial" w:hAnsi="Arial" w:cs="Arial"/>
                <w:color w:val="000000"/>
                <w:sz w:val="16"/>
                <w:szCs w:val="20"/>
              </w:rPr>
              <w:t>QName</w:t>
            </w:r>
            <w:proofErr w:type="spellEnd"/>
            <w:r w:rsidRPr="008B4EE2">
              <w:rPr>
                <w:rFonts w:ascii="Arial" w:hAnsi="Arial" w:cs="Arial"/>
                <w:color w:val="000000"/>
                <w:sz w:val="16"/>
                <w:szCs w:val="20"/>
              </w:rPr>
              <w:t>.</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LimitState</w:t>
            </w:r>
            <w:proofErr w:type="spellEnd"/>
            <w:r w:rsidRPr="008B4EE2">
              <w:rPr>
                <w:rFonts w:ascii="Arial" w:hAnsi="Arial" w:cs="Arial"/>
                <w:color w:val="000000"/>
                <w:sz w:val="16"/>
                <w:szCs w:val="20"/>
              </w:rPr>
              <w:t>/</w:t>
            </w:r>
            <w:proofErr w:type="spellStart"/>
            <w:r w:rsidRPr="008B4EE2">
              <w:rPr>
                <w:rFonts w:ascii="Arial" w:hAnsi="Arial" w:cs="Arial"/>
                <w:color w:val="000000"/>
                <w:sz w:val="16"/>
                <w:szCs w:val="20"/>
              </w:rPr>
              <w:t>CurrentState</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High</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From the qualifier attribute.</w:t>
            </w:r>
          </w:p>
        </w:tc>
      </w:tr>
      <w:tr w:rsidR="00121887" w:rsidRPr="008B4EE2" w:rsidTr="008B4EE2">
        <w:tc>
          <w:tcPr>
            <w:tcW w:w="243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proofErr w:type="spellStart"/>
            <w:r w:rsidRPr="008B4EE2">
              <w:rPr>
                <w:rFonts w:ascii="Arial" w:hAnsi="Arial" w:cs="Arial"/>
                <w:color w:val="000000"/>
                <w:sz w:val="16"/>
                <w:szCs w:val="20"/>
              </w:rPr>
              <w:t>NativeCode</w:t>
            </w:r>
            <w:proofErr w:type="spellEnd"/>
          </w:p>
        </w:tc>
        <w:tc>
          <w:tcPr>
            <w:tcW w:w="198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PR1123</w:t>
            </w:r>
          </w:p>
        </w:tc>
        <w:tc>
          <w:tcPr>
            <w:tcW w:w="4500" w:type="dxa"/>
          </w:tcPr>
          <w:p w:rsidR="00121887" w:rsidRPr="008B4EE2" w:rsidRDefault="00121887" w:rsidP="008B4EE2">
            <w:pPr>
              <w:keepNext/>
              <w:tabs>
                <w:tab w:val="left" w:pos="252"/>
                <w:tab w:val="left" w:pos="522"/>
              </w:tabs>
              <w:spacing w:before="10" w:after="10" w:line="240" w:lineRule="auto"/>
              <w:rPr>
                <w:rFonts w:ascii="Arial" w:hAnsi="Arial" w:cs="Arial"/>
                <w:color w:val="000000"/>
                <w:sz w:val="16"/>
                <w:szCs w:val="20"/>
              </w:rPr>
            </w:pPr>
            <w:r w:rsidRPr="008B4EE2">
              <w:rPr>
                <w:rFonts w:ascii="Arial" w:hAnsi="Arial" w:cs="Arial"/>
                <w:color w:val="000000"/>
                <w:sz w:val="16"/>
                <w:szCs w:val="20"/>
              </w:rPr>
              <w:t xml:space="preserve">From the </w:t>
            </w:r>
            <w:proofErr w:type="spellStart"/>
            <w:r w:rsidRPr="008B4EE2">
              <w:rPr>
                <w:rFonts w:ascii="Arial" w:hAnsi="Arial" w:cs="Arial"/>
                <w:color w:val="000000"/>
                <w:sz w:val="16"/>
                <w:szCs w:val="20"/>
              </w:rPr>
              <w:t>nativeCode</w:t>
            </w:r>
            <w:proofErr w:type="spellEnd"/>
            <w:r w:rsidRPr="008B4EE2">
              <w:rPr>
                <w:rFonts w:ascii="Arial" w:hAnsi="Arial" w:cs="Arial"/>
                <w:color w:val="000000"/>
                <w:sz w:val="16"/>
                <w:szCs w:val="20"/>
              </w:rPr>
              <w:t xml:space="preserve"> attribute.</w:t>
            </w:r>
          </w:p>
        </w:tc>
      </w:tr>
    </w:tbl>
    <w:p w:rsidR="00121887" w:rsidRPr="0037499C" w:rsidRDefault="00121887" w:rsidP="00C74EE3">
      <w:pPr>
        <w:spacing w:before="240"/>
        <w:rPr>
          <w:rFonts w:cs="Calibri"/>
        </w:rPr>
      </w:pPr>
      <w:r w:rsidRPr="0037499C">
        <w:rPr>
          <w:rFonts w:cs="Calibri"/>
        </w:rPr>
        <w:t xml:space="preserve">A Client can request any or all of the fields defined by the children of the </w:t>
      </w:r>
      <w:proofErr w:type="spellStart"/>
      <w:r w:rsidRPr="0037499C">
        <w:rPr>
          <w:rFonts w:cs="Calibri"/>
          <w:i/>
        </w:rPr>
        <w:t>MTConditionType</w:t>
      </w:r>
      <w:proofErr w:type="spellEnd"/>
      <w:r w:rsidRPr="0037499C">
        <w:rPr>
          <w:rFonts w:cs="Calibri"/>
          <w:i/>
        </w:rPr>
        <w:t xml:space="preserve"> ObjectType.</w:t>
      </w:r>
    </w:p>
    <w:p w:rsidR="00121887" w:rsidRPr="0037499C" w:rsidRDefault="00121887" w:rsidP="00C74EE3">
      <w:pPr>
        <w:spacing w:before="240"/>
        <w:rPr>
          <w:rFonts w:cs="Calibri"/>
        </w:rPr>
      </w:pPr>
      <w:r w:rsidRPr="0037499C">
        <w:rPr>
          <w:rFonts w:cs="Calibri"/>
        </w:rPr>
        <w:t>OPC UA Event Filters allow for SQL like filtering on events. For example, the following filter would select only those events for MOTION_PROGRAMS in the Fault state:</w:t>
      </w:r>
    </w:p>
    <w:p w:rsidR="00121887" w:rsidRPr="0037499C" w:rsidRDefault="00121887" w:rsidP="00C74EE3">
      <w:pPr>
        <w:spacing w:before="240"/>
        <w:ind w:firstLine="720"/>
        <w:rPr>
          <w:rFonts w:cs="Calibri"/>
        </w:rPr>
      </w:pPr>
      <w:r w:rsidRPr="0037499C">
        <w:rPr>
          <w:rFonts w:cs="Calibri"/>
        </w:rPr>
        <w:t>(</w:t>
      </w:r>
      <w:proofErr w:type="spellStart"/>
      <w:r w:rsidRPr="0037499C">
        <w:rPr>
          <w:rFonts w:cs="Calibri"/>
        </w:rPr>
        <w:t>ConditionClassName</w:t>
      </w:r>
      <w:proofErr w:type="spellEnd"/>
      <w:r w:rsidRPr="0037499C">
        <w:rPr>
          <w:rFonts w:cs="Calibri"/>
        </w:rPr>
        <w:t xml:space="preserve"> = ‘</w:t>
      </w:r>
      <w:proofErr w:type="spellStart"/>
      <w:r w:rsidRPr="0037499C">
        <w:rPr>
          <w:rFonts w:cs="Calibri"/>
        </w:rPr>
        <w:t>MotionProgram</w:t>
      </w:r>
      <w:proofErr w:type="spellEnd"/>
      <w:r w:rsidRPr="0037499C">
        <w:rPr>
          <w:rFonts w:cs="Calibri"/>
        </w:rPr>
        <w:t>’) AND (</w:t>
      </w:r>
      <w:proofErr w:type="spellStart"/>
      <w:r w:rsidRPr="0037499C">
        <w:rPr>
          <w:rFonts w:cs="Calibri"/>
        </w:rPr>
        <w:t>CurrentState</w:t>
      </w:r>
      <w:proofErr w:type="spellEnd"/>
      <w:r w:rsidRPr="0037499C">
        <w:rPr>
          <w:rFonts w:cs="Calibri"/>
        </w:rPr>
        <w:t xml:space="preserve"> = ‘Fault’)</w:t>
      </w:r>
    </w:p>
    <w:p w:rsidR="00121887" w:rsidRPr="0037499C" w:rsidRDefault="00121887" w:rsidP="00C74EE3">
      <w:pPr>
        <w:spacing w:before="240"/>
        <w:rPr>
          <w:rFonts w:cs="Calibri"/>
        </w:rPr>
      </w:pPr>
      <w:r w:rsidRPr="0037499C">
        <w:rPr>
          <w:rFonts w:cs="Calibri"/>
        </w:rPr>
        <w:t>OPC UA does not define syntax for filters. Instead it provides a generic structure that stores a pre-parsed expression tree. Client applications are free to use whatever syntax they feel is appropriate.</w:t>
      </w:r>
    </w:p>
    <w:p w:rsidR="00121887" w:rsidRPr="0037499C" w:rsidRDefault="00121887" w:rsidP="00631A84">
      <w:pPr>
        <w:pStyle w:val="ReferenceDocuments"/>
        <w:spacing w:before="0" w:after="0"/>
        <w:ind w:left="360"/>
        <w:rPr>
          <w:rFonts w:ascii="Calibri" w:hAnsi="Calibri" w:cs="Calibri"/>
          <w:noProof w:val="0"/>
        </w:rPr>
      </w:pPr>
    </w:p>
    <w:p w:rsidR="00502353" w:rsidRPr="0037499C" w:rsidRDefault="00502353" w:rsidP="00502353">
      <w:pPr>
        <w:pStyle w:val="Heading1"/>
        <w:rPr>
          <w:ins w:id="144" w:author="Paul" w:date="2012-11-19T23:09:00Z"/>
        </w:rPr>
      </w:pPr>
      <w:ins w:id="145" w:author="Paul" w:date="2012-11-19T23:09:00Z">
        <w:r>
          <w:t xml:space="preserve">Profiles for </w:t>
        </w:r>
        <w:r w:rsidRPr="0037499C">
          <w:t>MTConnect in OPC UA</w:t>
        </w:r>
      </w:ins>
    </w:p>
    <w:p w:rsidR="00502353" w:rsidRDefault="00502353" w:rsidP="00502353">
      <w:pPr>
        <w:pStyle w:val="Heading2"/>
        <w:rPr>
          <w:ins w:id="146" w:author="Paul" w:date="2012-11-19T23:10:00Z"/>
        </w:rPr>
      </w:pPr>
      <w:ins w:id="147" w:author="Paul" w:date="2012-11-19T23:10:00Z">
        <w:r>
          <w:t>Overview</w:t>
        </w:r>
      </w:ins>
    </w:p>
    <w:p w:rsidR="00502353" w:rsidRDefault="00502353" w:rsidP="00502353">
      <w:pPr>
        <w:ind w:left="576"/>
        <w:rPr>
          <w:ins w:id="148" w:author="Paul" w:date="2012-11-19T23:10:00Z"/>
        </w:rPr>
      </w:pPr>
    </w:p>
    <w:p w:rsidR="00502353" w:rsidRDefault="00502353" w:rsidP="00502353">
      <w:pPr>
        <w:pStyle w:val="Heading2"/>
        <w:rPr>
          <w:ins w:id="149" w:author="Paul" w:date="2012-11-19T23:10:00Z"/>
        </w:rPr>
      </w:pPr>
      <w:ins w:id="150" w:author="Paul" w:date="2012-11-19T23:10:00Z">
        <w:r>
          <w:t>Conformance Units</w:t>
        </w:r>
      </w:ins>
    </w:p>
    <w:p w:rsidR="00502353" w:rsidRPr="00502353" w:rsidRDefault="00502353" w:rsidP="00502353">
      <w:pPr>
        <w:rPr>
          <w:ins w:id="151" w:author="Paul" w:date="2012-11-19T23:10:00Z"/>
        </w:rPr>
      </w:pPr>
    </w:p>
    <w:p w:rsidR="00502353" w:rsidRDefault="00502353" w:rsidP="00502353">
      <w:pPr>
        <w:pStyle w:val="Heading2"/>
        <w:rPr>
          <w:ins w:id="152" w:author="Paul" w:date="2012-11-19T23:10:00Z"/>
        </w:rPr>
      </w:pPr>
      <w:ins w:id="153" w:author="Paul" w:date="2012-11-19T23:10:00Z">
        <w:r>
          <w:t>Profiles</w:t>
        </w:r>
      </w:ins>
    </w:p>
    <w:p w:rsidR="00502353" w:rsidRDefault="00502353" w:rsidP="00502353">
      <w:pPr>
        <w:ind w:left="576"/>
        <w:rPr>
          <w:ins w:id="154" w:author="Paul" w:date="2012-11-19T23:10:00Z"/>
        </w:rPr>
      </w:pPr>
    </w:p>
    <w:p w:rsidR="00502353" w:rsidRPr="00502353" w:rsidRDefault="00502353" w:rsidP="00502353">
      <w:pPr>
        <w:pStyle w:val="Heading2"/>
        <w:rPr>
          <w:ins w:id="155" w:author="Paul" w:date="2012-11-19T23:09:00Z"/>
        </w:rPr>
      </w:pPr>
      <w:ins w:id="156" w:author="Paul" w:date="2012-11-19T23:11:00Z">
        <w:r>
          <w:t>Test Cases</w:t>
        </w:r>
      </w:ins>
    </w:p>
    <w:p w:rsidR="00121887" w:rsidRPr="0037499C" w:rsidRDefault="00121887" w:rsidP="00631A84">
      <w:pPr>
        <w:pStyle w:val="Heading1"/>
        <w:numPr>
          <w:ilvl w:val="0"/>
          <w:numId w:val="0"/>
        </w:numPr>
        <w:ind w:left="432" w:hanging="432"/>
        <w:rPr>
          <w:rFonts w:ascii="Calibri" w:hAnsi="Calibri"/>
        </w:rPr>
      </w:pPr>
    </w:p>
    <w:sectPr w:rsidR="00121887" w:rsidRPr="0037499C" w:rsidSect="00683B85">
      <w:footerReference w:type="default" r:id="rId53"/>
      <w:pgSz w:w="12240" w:h="15840"/>
      <w:pgMar w:top="1440" w:right="1440" w:bottom="1440" w:left="1440"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0" w:author="Paul" w:date="2012-11-08T01:20:00Z" w:initials="PEH">
    <w:p w:rsidR="00355297" w:rsidRDefault="00355297">
      <w:pPr>
        <w:pStyle w:val="CommentText"/>
      </w:pPr>
      <w:r>
        <w:rPr>
          <w:rStyle w:val="CommentReference"/>
        </w:rPr>
        <w:annotationRef/>
      </w:r>
      <w:r>
        <w:t xml:space="preserve">This include some defined Objects, but there is no discussion of how they will be used in the sub type and I don’t think the definition in Di actually fit </w:t>
      </w:r>
      <w:proofErr w:type="gramStart"/>
      <w:r>
        <w:t>( but</w:t>
      </w:r>
      <w:proofErr w:type="gramEnd"/>
      <w:r>
        <w:t xml:space="preserve"> I could be wrong)</w:t>
      </w:r>
    </w:p>
  </w:comment>
  <w:comment w:id="109" w:author="Paul" w:date="2012-11-08T01:39:00Z" w:initials="PEH">
    <w:p w:rsidR="00355297" w:rsidRDefault="00355297">
      <w:pPr>
        <w:pStyle w:val="CommentText"/>
      </w:pPr>
      <w:r>
        <w:rPr>
          <w:rStyle w:val="CommentReference"/>
        </w:rPr>
        <w:annotationRef/>
      </w:r>
      <w:r>
        <w:t>What about the other items?</w:t>
      </w:r>
    </w:p>
  </w:comment>
  <w:comment w:id="110" w:author="Paul" w:date="2012-11-08T01:38:00Z" w:initials="PEH">
    <w:p w:rsidR="00355297" w:rsidRDefault="00355297">
      <w:pPr>
        <w:pStyle w:val="CommentText"/>
      </w:pPr>
      <w:r>
        <w:rPr>
          <w:rStyle w:val="CommentReference"/>
        </w:rPr>
        <w:annotationRef/>
      </w:r>
      <w:r>
        <w:t xml:space="preserve">??? </w:t>
      </w:r>
      <w:proofErr w:type="gramStart"/>
      <w:r>
        <w:t>Objects ???</w:t>
      </w:r>
      <w:proofErr w:type="gramEnd"/>
    </w:p>
  </w:comment>
  <w:comment w:id="115" w:author="Paul" w:date="2012-11-08T01:26:00Z" w:initials="PEH">
    <w:p w:rsidR="00355297" w:rsidRDefault="00355297">
      <w:pPr>
        <w:pStyle w:val="CommentText"/>
      </w:pPr>
      <w:r>
        <w:rPr>
          <w:rStyle w:val="CommentReference"/>
        </w:rPr>
        <w:annotationRef/>
      </w:r>
      <w:r>
        <w:t>??? ConditionType is an Object</w:t>
      </w:r>
    </w:p>
  </w:comment>
  <w:comment w:id="118" w:author="Paul" w:date="2012-11-08T01:36:00Z" w:initials="PEH">
    <w:p w:rsidR="00355297" w:rsidRDefault="00355297">
      <w:pPr>
        <w:pStyle w:val="CommentText"/>
      </w:pPr>
      <w:r>
        <w:rPr>
          <w:rStyle w:val="CommentReference"/>
        </w:rPr>
        <w:annotationRef/>
      </w:r>
      <w:r>
        <w:t>????</w:t>
      </w:r>
    </w:p>
  </w:comment>
  <w:comment w:id="139" w:author="Paul" w:date="2012-11-08T01:29:00Z" w:initials="PEH">
    <w:p w:rsidR="00355297" w:rsidRDefault="00355297">
      <w:pPr>
        <w:pStyle w:val="CommentText"/>
      </w:pPr>
      <w:r>
        <w:rPr>
          <w:rStyle w:val="CommentReference"/>
        </w:rPr>
        <w:annotationRef/>
      </w:r>
      <w:r>
        <w:t>????</w:t>
      </w:r>
    </w:p>
  </w:comment>
  <w:comment w:id="140" w:author="Paul" w:date="2012-11-08T01:31:00Z" w:initials="PEH">
    <w:p w:rsidR="00355297" w:rsidRDefault="00355297">
      <w:pPr>
        <w:pStyle w:val="CommentText"/>
      </w:pPr>
      <w:r>
        <w:rPr>
          <w:rStyle w:val="CommentReference"/>
        </w:rPr>
        <w:annotationRef/>
      </w:r>
      <w:r>
        <w:t>???</w:t>
      </w:r>
    </w:p>
  </w:comment>
  <w:comment w:id="141" w:author="Paul" w:date="2012-11-08T01:33:00Z" w:initials="PEH">
    <w:p w:rsidR="00355297" w:rsidRDefault="00355297">
      <w:pPr>
        <w:pStyle w:val="CommentText"/>
      </w:pPr>
      <w:r>
        <w:rPr>
          <w:rStyle w:val="CommentReference"/>
        </w:rPr>
        <w:annotationRef/>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5297" w:rsidRDefault="00355297" w:rsidP="00791001">
      <w:pPr>
        <w:spacing w:after="0" w:line="240" w:lineRule="auto"/>
      </w:pPr>
      <w:r>
        <w:separator/>
      </w:r>
    </w:p>
  </w:endnote>
  <w:endnote w:type="continuationSeparator" w:id="0">
    <w:p w:rsidR="00355297" w:rsidRDefault="00355297" w:rsidP="007910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font275">
    <w:altName w:val="MS Mincho"/>
    <w:panose1 w:val="00000000000000000000"/>
    <w:charset w:val="80"/>
    <w:family w:val="auto"/>
    <w:notTrueType/>
    <w:pitch w:val="variable"/>
    <w:sig w:usb0="00000001" w:usb1="08070000" w:usb2="00000010" w:usb3="00000000" w:csb0="00020000" w:csb1="00000000"/>
  </w:font>
  <w:font w:name="Times">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平成明朝">
    <w:altName w:val="Arial Unicode MS"/>
    <w:panose1 w:val="00000000000000000000"/>
    <w:charset w:val="80"/>
    <w:family w:val="auto"/>
    <w:notTrueType/>
    <w:pitch w:val="variable"/>
    <w:sig w:usb0="00000001" w:usb1="08070000" w:usb2="00000010" w:usb3="00000000" w:csb0="00020000" w:csb1="00000000"/>
  </w:font>
  <w:font w:name="Arial Black">
    <w:panose1 w:val="020B0A04020102020204"/>
    <w:charset w:val="00"/>
    <w:family w:val="swiss"/>
    <w:pitch w:val="variable"/>
    <w:sig w:usb0="00000287" w:usb1="00000000" w:usb2="00000000" w:usb3="00000000" w:csb0="0000009F" w:csb1="00000000"/>
  </w:font>
  <w:font w:name="平成角ゴシック W5">
    <w:altName w:val="Arial Unicode MS"/>
    <w:panose1 w:val="00000000000000000000"/>
    <w:charset w:val="80"/>
    <w:family w:val="auto"/>
    <w:notTrueType/>
    <w:pitch w:val="variable"/>
    <w:sig w:usb0="00000001" w:usb1="08070000" w:usb2="00000010" w:usb3="00000000" w:csb0="00020000" w:csb1="00000000"/>
  </w:font>
  <w:font w:name="New Century Schoolbook">
    <w:altName w:val="Times New Roman"/>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297" w:rsidRPr="00683B85" w:rsidRDefault="00355297" w:rsidP="00683B85">
    <w:pPr>
      <w:pStyle w:val="Footer"/>
      <w:tabs>
        <w:tab w:val="right" w:pos="9360"/>
      </w:tabs>
      <w:rPr>
        <w:sz w:val="16"/>
      </w:rPr>
    </w:pPr>
    <w:r w:rsidRPr="00683B85">
      <w:rPr>
        <w:sz w:val="16"/>
      </w:rPr>
      <w:t xml:space="preserve">MTConnect-OPC UA Companion Specification – Version 1.0 - Final Draft </w:t>
    </w:r>
    <w:r w:rsidRPr="00683B85">
      <w:rPr>
        <w:sz w:val="16"/>
      </w:rPr>
      <w:tab/>
    </w:r>
    <w:r w:rsidRPr="00683B85">
      <w:rPr>
        <w:sz w:val="16"/>
      </w:rPr>
      <w:fldChar w:fldCharType="begin"/>
    </w:r>
    <w:r w:rsidRPr="00683B85">
      <w:rPr>
        <w:sz w:val="16"/>
      </w:rPr>
      <w:instrText xml:space="preserve"> PAGE   \* MERGEFORMAT </w:instrText>
    </w:r>
    <w:r w:rsidRPr="00683B85">
      <w:rPr>
        <w:sz w:val="16"/>
      </w:rPr>
      <w:fldChar w:fldCharType="separate"/>
    </w:r>
    <w:r w:rsidR="00D87E34">
      <w:rPr>
        <w:noProof/>
        <w:sz w:val="16"/>
      </w:rPr>
      <w:t>24</w:t>
    </w:r>
    <w:r w:rsidRPr="00683B85">
      <w:rPr>
        <w:sz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5297" w:rsidRDefault="00355297" w:rsidP="00791001">
      <w:pPr>
        <w:spacing w:after="0" w:line="240" w:lineRule="auto"/>
      </w:pPr>
      <w:r>
        <w:separator/>
      </w:r>
    </w:p>
  </w:footnote>
  <w:footnote w:type="continuationSeparator" w:id="0">
    <w:p w:rsidR="00355297" w:rsidRDefault="00355297" w:rsidP="007910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094FC"/>
    <w:lvl w:ilvl="0">
      <w:start w:val="1"/>
      <w:numFmt w:val="decimal"/>
      <w:lvlText w:val="%1."/>
      <w:lvlJc w:val="left"/>
      <w:pPr>
        <w:tabs>
          <w:tab w:val="num" w:pos="1800"/>
        </w:tabs>
        <w:ind w:left="1800" w:hanging="360"/>
      </w:pPr>
    </w:lvl>
  </w:abstractNum>
  <w:abstractNum w:abstractNumId="1">
    <w:nsid w:val="FFFFFF7D"/>
    <w:multiLevelType w:val="singleLevel"/>
    <w:tmpl w:val="99F4AF52"/>
    <w:lvl w:ilvl="0">
      <w:start w:val="1"/>
      <w:numFmt w:val="decimal"/>
      <w:lvlText w:val="%1."/>
      <w:lvlJc w:val="left"/>
      <w:pPr>
        <w:tabs>
          <w:tab w:val="num" w:pos="1440"/>
        </w:tabs>
        <w:ind w:left="1440" w:hanging="360"/>
      </w:pPr>
    </w:lvl>
  </w:abstractNum>
  <w:abstractNum w:abstractNumId="2">
    <w:nsid w:val="FFFFFF7E"/>
    <w:multiLevelType w:val="singleLevel"/>
    <w:tmpl w:val="B394B0F2"/>
    <w:lvl w:ilvl="0">
      <w:start w:val="1"/>
      <w:numFmt w:val="decimal"/>
      <w:lvlText w:val="%1."/>
      <w:lvlJc w:val="left"/>
      <w:pPr>
        <w:tabs>
          <w:tab w:val="num" w:pos="1080"/>
        </w:tabs>
        <w:ind w:left="1080" w:hanging="360"/>
      </w:pPr>
    </w:lvl>
  </w:abstractNum>
  <w:abstractNum w:abstractNumId="3">
    <w:nsid w:val="FFFFFF7F"/>
    <w:multiLevelType w:val="singleLevel"/>
    <w:tmpl w:val="0C50B53E"/>
    <w:lvl w:ilvl="0">
      <w:start w:val="1"/>
      <w:numFmt w:val="decimal"/>
      <w:lvlText w:val="%1."/>
      <w:lvlJc w:val="left"/>
      <w:pPr>
        <w:tabs>
          <w:tab w:val="num" w:pos="720"/>
        </w:tabs>
        <w:ind w:left="720" w:hanging="360"/>
      </w:pPr>
    </w:lvl>
  </w:abstractNum>
  <w:abstractNum w:abstractNumId="4">
    <w:nsid w:val="FFFFFF80"/>
    <w:multiLevelType w:val="singleLevel"/>
    <w:tmpl w:val="D7AC9B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CA2BA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1405EA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110B7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3920396"/>
    <w:lvl w:ilvl="0">
      <w:start w:val="1"/>
      <w:numFmt w:val="decimal"/>
      <w:lvlText w:val="%1."/>
      <w:lvlJc w:val="left"/>
      <w:pPr>
        <w:tabs>
          <w:tab w:val="num" w:pos="360"/>
        </w:tabs>
        <w:ind w:left="360" w:hanging="360"/>
      </w:pPr>
    </w:lvl>
  </w:abstractNum>
  <w:abstractNum w:abstractNumId="9">
    <w:nsid w:val="FFFFFF89"/>
    <w:multiLevelType w:val="singleLevel"/>
    <w:tmpl w:val="4B184DFE"/>
    <w:lvl w:ilvl="0">
      <w:start w:val="1"/>
      <w:numFmt w:val="bullet"/>
      <w:lvlText w:val=""/>
      <w:lvlJc w:val="left"/>
      <w:pPr>
        <w:tabs>
          <w:tab w:val="num" w:pos="360"/>
        </w:tabs>
        <w:ind w:left="360" w:hanging="360"/>
      </w:pPr>
      <w:rPr>
        <w:rFonts w:ascii="Symbol" w:hAnsi="Symbol" w:hint="default"/>
      </w:rPr>
    </w:lvl>
  </w:abstractNum>
  <w:abstractNum w:abstractNumId="10">
    <w:nsid w:val="03A62A85"/>
    <w:multiLevelType w:val="singleLevel"/>
    <w:tmpl w:val="258A6AA8"/>
    <w:lvl w:ilvl="0">
      <w:start w:val="1"/>
      <w:numFmt w:val="lowerLetter"/>
      <w:pStyle w:val="ListNumber4"/>
      <w:lvlText w:val="%1)"/>
      <w:lvlJc w:val="left"/>
      <w:pPr>
        <w:tabs>
          <w:tab w:val="num" w:pos="360"/>
        </w:tabs>
        <w:ind w:left="360" w:hanging="360"/>
      </w:pPr>
      <w:rPr>
        <w:rFonts w:cs="Times New Roman"/>
      </w:rPr>
    </w:lvl>
  </w:abstractNum>
  <w:abstractNum w:abstractNumId="11">
    <w:nsid w:val="04403CDC"/>
    <w:multiLevelType w:val="multilevel"/>
    <w:tmpl w:val="0A0A7EC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13">
    <w:nsid w:val="20587634"/>
    <w:multiLevelType w:val="hybridMultilevel"/>
    <w:tmpl w:val="13C84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74363"/>
    <w:multiLevelType w:val="multilevel"/>
    <w:tmpl w:val="D5549ABC"/>
    <w:lvl w:ilvl="0">
      <w:start w:val="1"/>
      <w:numFmt w:val="upperLetter"/>
      <w:pStyle w:val="AppendixHeading"/>
      <w:lvlText w:val="Appendix %1."/>
      <w:lvlJc w:val="left"/>
      <w:pPr>
        <w:tabs>
          <w:tab w:val="num" w:pos="1800"/>
        </w:tabs>
        <w:ind w:left="1440" w:hanging="1440"/>
      </w:pPr>
      <w:rPr>
        <w:rFonts w:cs="Times New Roman" w:hint="default"/>
      </w:rPr>
    </w:lvl>
    <w:lvl w:ilvl="1">
      <w:start w:val="1"/>
      <w:numFmt w:val="decimal"/>
      <w:pStyle w:val="AppendixHeading2"/>
      <w:lvlText w:val="%1.%2."/>
      <w:lvlJc w:val="left"/>
      <w:pPr>
        <w:tabs>
          <w:tab w:val="num" w:pos="720"/>
        </w:tabs>
        <w:ind w:left="720" w:hanging="720"/>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pStyle w:val="AppendixHeading4"/>
      <w:lvlText w:val="%1.%2.%3.%4"/>
      <w:lvlJc w:val="left"/>
      <w:pPr>
        <w:tabs>
          <w:tab w:val="num" w:pos="1080"/>
        </w:tabs>
        <w:ind w:left="720" w:hanging="720"/>
      </w:pPr>
      <w:rPr>
        <w:rFonts w:cs="Times New Roman" w:hint="default"/>
      </w:rPr>
    </w:lvl>
    <w:lvl w:ilvl="4">
      <w:start w:val="1"/>
      <w:numFmt w:val="decimal"/>
      <w:pStyle w:val="AppendixHeading5"/>
      <w:lvlText w:val="%1.%2.%3.%4.%5"/>
      <w:lvlJc w:val="left"/>
      <w:pPr>
        <w:tabs>
          <w:tab w:val="num" w:pos="1440"/>
        </w:tabs>
        <w:ind w:left="720" w:hanging="720"/>
      </w:pPr>
      <w:rPr>
        <w:rFonts w:cs="Times New Roman" w:hint="default"/>
      </w:rPr>
    </w:lvl>
    <w:lvl w:ilvl="5">
      <w:start w:val="1"/>
      <w:numFmt w:val="decimal"/>
      <w:pStyle w:val="AppendixHeading6"/>
      <w:lvlText w:val="%1.%2.%3.%4.%5.%6"/>
      <w:lvlJc w:val="left"/>
      <w:pPr>
        <w:tabs>
          <w:tab w:val="num" w:pos="1440"/>
        </w:tabs>
        <w:ind w:left="1080" w:hanging="1080"/>
      </w:pPr>
      <w:rPr>
        <w:rFonts w:cs="Times New Roman" w:hint="default"/>
      </w:rPr>
    </w:lvl>
    <w:lvl w:ilvl="6">
      <w:start w:val="1"/>
      <w:numFmt w:val="lowerRoman"/>
      <w:lvlText w:val="(%7)"/>
      <w:lvlJc w:val="left"/>
      <w:pPr>
        <w:tabs>
          <w:tab w:val="num" w:pos="8640"/>
        </w:tabs>
        <w:ind w:left="8280"/>
      </w:pPr>
      <w:rPr>
        <w:rFonts w:cs="Times New Roman" w:hint="default"/>
      </w:rPr>
    </w:lvl>
    <w:lvl w:ilvl="7">
      <w:start w:val="1"/>
      <w:numFmt w:val="lowerLetter"/>
      <w:lvlText w:val="(%8)"/>
      <w:lvlJc w:val="left"/>
      <w:pPr>
        <w:tabs>
          <w:tab w:val="num" w:pos="9360"/>
        </w:tabs>
        <w:ind w:left="9000"/>
      </w:pPr>
      <w:rPr>
        <w:rFonts w:cs="Times New Roman" w:hint="default"/>
      </w:rPr>
    </w:lvl>
    <w:lvl w:ilvl="8">
      <w:start w:val="1"/>
      <w:numFmt w:val="lowerRoman"/>
      <w:lvlText w:val="(%9)"/>
      <w:lvlJc w:val="left"/>
      <w:pPr>
        <w:tabs>
          <w:tab w:val="num" w:pos="10080"/>
        </w:tabs>
        <w:ind w:left="9720"/>
      </w:pPr>
      <w:rPr>
        <w:rFonts w:cs="Times New Roman" w:hint="default"/>
      </w:rPr>
    </w:lvl>
  </w:abstractNum>
  <w:abstractNum w:abstractNumId="15">
    <w:nsid w:val="216E30AC"/>
    <w:multiLevelType w:val="hybridMultilevel"/>
    <w:tmpl w:val="D660C94E"/>
    <w:lvl w:ilvl="0" w:tplc="16FC2CD8">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6E318B"/>
    <w:multiLevelType w:val="hybridMultilevel"/>
    <w:tmpl w:val="03C622C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rPr>
        <w:rFonts w:cs="Times New Roman"/>
      </w:rPr>
    </w:lvl>
  </w:abstractNum>
  <w:abstractNum w:abstractNumId="18">
    <w:nsid w:val="31F959E3"/>
    <w:multiLevelType w:val="singleLevel"/>
    <w:tmpl w:val="BC42DCAA"/>
    <w:lvl w:ilvl="0">
      <w:start w:val="1"/>
      <w:numFmt w:val="decimal"/>
      <w:pStyle w:val="ListNumber2"/>
      <w:lvlText w:val="%1)"/>
      <w:lvlJc w:val="left"/>
      <w:pPr>
        <w:tabs>
          <w:tab w:val="num" w:pos="360"/>
        </w:tabs>
        <w:ind w:left="360" w:hanging="360"/>
      </w:pPr>
      <w:rPr>
        <w:rFonts w:cs="Times New Roman"/>
      </w:rPr>
    </w:lvl>
  </w:abstractNum>
  <w:abstractNum w:abstractNumId="19">
    <w:nsid w:val="352D4FB6"/>
    <w:multiLevelType w:val="hybridMultilevel"/>
    <w:tmpl w:val="5CAE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FF1519"/>
    <w:multiLevelType w:val="singleLevel"/>
    <w:tmpl w:val="AC769848"/>
    <w:lvl w:ilvl="0">
      <w:start w:val="1"/>
      <w:numFmt w:val="lowerLetter"/>
      <w:pStyle w:val="ListNumber"/>
      <w:lvlText w:val="%1)"/>
      <w:lvlJc w:val="left"/>
      <w:pPr>
        <w:tabs>
          <w:tab w:val="num" w:pos="360"/>
        </w:tabs>
        <w:ind w:left="360" w:hanging="360"/>
      </w:pPr>
      <w:rPr>
        <w:rFonts w:cs="Times New Roman"/>
      </w:rPr>
    </w:lvl>
  </w:abstractNum>
  <w:abstractNum w:abstractNumId="21">
    <w:nsid w:val="40734A01"/>
    <w:multiLevelType w:val="hybridMultilevel"/>
    <w:tmpl w:val="D99005F4"/>
    <w:lvl w:ilvl="0" w:tplc="27F8E272">
      <w:start w:val="1"/>
      <w:numFmt w:val="bullet"/>
      <w:lvlText w:val="-"/>
      <w:lvlJc w:val="left"/>
      <w:pPr>
        <w:ind w:left="792" w:hanging="360"/>
      </w:pPr>
      <w:rPr>
        <w:rFonts w:ascii="Calibri" w:eastAsia="Times New Roman" w:hAnsi="Calibri"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nsid w:val="4A3236B6"/>
    <w:multiLevelType w:val="hybridMultilevel"/>
    <w:tmpl w:val="65B2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C52760"/>
    <w:multiLevelType w:val="singleLevel"/>
    <w:tmpl w:val="2A30C6D0"/>
    <w:lvl w:ilvl="0">
      <w:start w:val="1"/>
      <w:numFmt w:val="decimal"/>
      <w:pStyle w:val="ListNumber5"/>
      <w:lvlText w:val="%1)"/>
      <w:lvlJc w:val="left"/>
      <w:pPr>
        <w:tabs>
          <w:tab w:val="num" w:pos="360"/>
        </w:tabs>
        <w:ind w:left="360" w:hanging="360"/>
      </w:pPr>
      <w:rPr>
        <w:rFonts w:cs="Times New Roman"/>
      </w:rPr>
    </w:lvl>
  </w:abstractNum>
  <w:abstractNum w:abstractNumId="24">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25">
    <w:nsid w:val="58D11F1A"/>
    <w:multiLevelType w:val="hybridMultilevel"/>
    <w:tmpl w:val="CF60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C901DF"/>
    <w:multiLevelType w:val="singleLevel"/>
    <w:tmpl w:val="45E610E0"/>
    <w:lvl w:ilvl="0">
      <w:start w:val="1"/>
      <w:numFmt w:val="bullet"/>
      <w:pStyle w:val="ListBullet"/>
      <w:lvlText w:val=""/>
      <w:lvlJc w:val="left"/>
      <w:pPr>
        <w:tabs>
          <w:tab w:val="num" w:pos="360"/>
        </w:tabs>
        <w:ind w:left="360" w:hanging="360"/>
      </w:pPr>
      <w:rPr>
        <w:rFonts w:ascii="Symbol" w:hAnsi="Symbol" w:hint="default"/>
      </w:rPr>
    </w:lvl>
  </w:abstractNum>
  <w:abstractNum w:abstractNumId="27">
    <w:nsid w:val="60266FC6"/>
    <w:multiLevelType w:val="multilevel"/>
    <w:tmpl w:val="36FA60E6"/>
    <w:lvl w:ilvl="0">
      <w:start w:val="1"/>
      <w:numFmt w:val="upperLetter"/>
      <w:pStyle w:val="ANNEXtitle"/>
      <w:suff w:val="space"/>
      <w:lvlText w:val="Annex %1"/>
      <w:lvlJc w:val="left"/>
      <w:rPr>
        <w:rFonts w:cs="Times New Roman"/>
      </w:rPr>
    </w:lvl>
    <w:lvl w:ilvl="1">
      <w:start w:val="1"/>
      <w:numFmt w:val="decimal"/>
      <w:pStyle w:val="ANNEX-heading1"/>
      <w:lvlText w:val="%1.%2"/>
      <w:lvlJc w:val="left"/>
      <w:pPr>
        <w:tabs>
          <w:tab w:val="num" w:pos="680"/>
        </w:tabs>
        <w:ind w:left="680" w:hanging="680"/>
      </w:pPr>
      <w:rPr>
        <w:rFonts w:cs="Times New Roman"/>
      </w:rPr>
    </w:lvl>
    <w:lvl w:ilvl="2">
      <w:start w:val="1"/>
      <w:numFmt w:val="decimal"/>
      <w:pStyle w:val="ANNEX-heading2"/>
      <w:lvlText w:val="%1.%2.%3"/>
      <w:lvlJc w:val="left"/>
      <w:pPr>
        <w:tabs>
          <w:tab w:val="num" w:pos="907"/>
        </w:tabs>
        <w:ind w:left="907" w:hanging="907"/>
      </w:pPr>
      <w:rPr>
        <w:rFonts w:cs="Times New Roman"/>
      </w:rPr>
    </w:lvl>
    <w:lvl w:ilvl="3">
      <w:start w:val="1"/>
      <w:numFmt w:val="decimal"/>
      <w:pStyle w:val="ANNEX-heading3"/>
      <w:lvlText w:val="%1.%2.%3.%4"/>
      <w:lvlJc w:val="left"/>
      <w:pPr>
        <w:tabs>
          <w:tab w:val="num" w:pos="1134"/>
        </w:tabs>
        <w:ind w:left="1134" w:hanging="1134"/>
      </w:pPr>
      <w:rPr>
        <w:rFonts w:cs="Times New Roman"/>
      </w:rPr>
    </w:lvl>
    <w:lvl w:ilvl="4">
      <w:start w:val="1"/>
      <w:numFmt w:val="decimal"/>
      <w:pStyle w:val="ANNEX-heading4"/>
      <w:lvlText w:val="%1.%2.%3.%4.%5"/>
      <w:lvlJc w:val="left"/>
      <w:pPr>
        <w:tabs>
          <w:tab w:val="num" w:pos="1361"/>
        </w:tabs>
        <w:ind w:left="1361" w:hanging="1361"/>
      </w:pPr>
      <w:rPr>
        <w:rFonts w:cs="Times New Roman"/>
      </w:rPr>
    </w:lvl>
    <w:lvl w:ilvl="5">
      <w:start w:val="1"/>
      <w:numFmt w:val="decimal"/>
      <w:pStyle w:val="ANNEX-heading5"/>
      <w:lvlText w:val="%1.%2.%3.%4.%5.%6"/>
      <w:lvlJc w:val="left"/>
      <w:pPr>
        <w:tabs>
          <w:tab w:val="num" w:pos="1588"/>
        </w:tabs>
        <w:ind w:left="1588" w:hanging="1588"/>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28">
    <w:nsid w:val="619A184E"/>
    <w:multiLevelType w:val="hybridMultilevel"/>
    <w:tmpl w:val="5164D6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3F43DA"/>
    <w:multiLevelType w:val="hybridMultilevel"/>
    <w:tmpl w:val="2E00296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69FD4E64"/>
    <w:multiLevelType w:val="multilevel"/>
    <w:tmpl w:val="E2F68FDE"/>
    <w:lvl w:ilvl="0">
      <w:start w:val="1"/>
      <w:numFmt w:val="upperLetter"/>
      <w:pStyle w:val="AnnexHeading1"/>
      <w:lvlText w:val="Annex %1."/>
      <w:lvlJc w:val="left"/>
      <w:pPr>
        <w:tabs>
          <w:tab w:val="num" w:pos="1080"/>
        </w:tabs>
      </w:pPr>
      <w:rPr>
        <w:rFonts w:cs="Times New Roman"/>
      </w:rPr>
    </w:lvl>
    <w:lvl w:ilvl="1">
      <w:start w:val="1"/>
      <w:numFmt w:val="decimal"/>
      <w:pStyle w:val="AnnexHeading2"/>
      <w:lvlText w:val="%1.%2"/>
      <w:lvlJc w:val="left"/>
      <w:pPr>
        <w:tabs>
          <w:tab w:val="num" w:pos="0"/>
        </w:tabs>
      </w:pPr>
      <w:rPr>
        <w:rFonts w:cs="Times New Roman"/>
      </w:rPr>
    </w:lvl>
    <w:lvl w:ilvl="2">
      <w:start w:val="1"/>
      <w:numFmt w:val="decimal"/>
      <w:lvlText w:val="%1.%2.%3"/>
      <w:lvlJc w:val="left"/>
      <w:pPr>
        <w:tabs>
          <w:tab w:val="num" w:pos="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31">
    <w:nsid w:val="6B992C32"/>
    <w:multiLevelType w:val="hybridMultilevel"/>
    <w:tmpl w:val="2E00296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035012E"/>
    <w:multiLevelType w:val="hybridMultilevel"/>
    <w:tmpl w:val="F6A0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5229C3"/>
    <w:multiLevelType w:val="hybridMultilevel"/>
    <w:tmpl w:val="FC6A2A18"/>
    <w:lvl w:ilvl="0" w:tplc="9B86EA3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4">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35">
    <w:nsid w:val="762404FE"/>
    <w:multiLevelType w:val="hybridMultilevel"/>
    <w:tmpl w:val="FC6A2A18"/>
    <w:lvl w:ilvl="0" w:tplc="9B86EA3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2"/>
  </w:num>
  <w:num w:numId="2">
    <w:abstractNumId w:val="4"/>
  </w:num>
  <w:num w:numId="3">
    <w:abstractNumId w:val="5"/>
  </w:num>
  <w:num w:numId="4">
    <w:abstractNumId w:val="6"/>
  </w:num>
  <w:num w:numId="5">
    <w:abstractNumId w:val="7"/>
  </w:num>
  <w:num w:numId="6">
    <w:abstractNumId w:val="9"/>
  </w:num>
  <w:num w:numId="7">
    <w:abstractNumId w:val="8"/>
  </w:num>
  <w:num w:numId="8">
    <w:abstractNumId w:val="3"/>
  </w:num>
  <w:num w:numId="9">
    <w:abstractNumId w:val="1"/>
  </w:num>
  <w:num w:numId="10">
    <w:abstractNumId w:val="0"/>
  </w:num>
  <w:num w:numId="11">
    <w:abstractNumId w:val="31"/>
  </w:num>
  <w:num w:numId="12">
    <w:abstractNumId w:val="16"/>
  </w:num>
  <w:num w:numId="13">
    <w:abstractNumId w:val="13"/>
  </w:num>
  <w:num w:numId="14">
    <w:abstractNumId w:val="35"/>
  </w:num>
  <w:num w:numId="15">
    <w:abstractNumId w:val="33"/>
  </w:num>
  <w:num w:numId="16">
    <w:abstractNumId w:val="11"/>
  </w:num>
  <w:num w:numId="17">
    <w:abstractNumId w:val="29"/>
  </w:num>
  <w:num w:numId="18">
    <w:abstractNumId w:val="25"/>
  </w:num>
  <w:num w:numId="19">
    <w:abstractNumId w:val="19"/>
  </w:num>
  <w:num w:numId="20">
    <w:abstractNumId w:val="21"/>
  </w:num>
  <w:num w:numId="21">
    <w:abstractNumId w:val="22"/>
  </w:num>
  <w:num w:numId="22">
    <w:abstractNumId w:val="28"/>
  </w:num>
  <w:num w:numId="23">
    <w:abstractNumId w:val="15"/>
  </w:num>
  <w:num w:numId="24">
    <w:abstractNumId w:val="27"/>
  </w:num>
  <w:num w:numId="25">
    <w:abstractNumId w:val="26"/>
  </w:num>
  <w:num w:numId="26">
    <w:abstractNumId w:val="17"/>
  </w:num>
  <w:num w:numId="27">
    <w:abstractNumId w:val="10"/>
  </w:num>
  <w:num w:numId="28">
    <w:abstractNumId w:val="23"/>
  </w:num>
  <w:num w:numId="29">
    <w:abstractNumId w:val="34"/>
  </w:num>
  <w:num w:numId="30">
    <w:abstractNumId w:val="20"/>
  </w:num>
  <w:num w:numId="31">
    <w:abstractNumId w:val="12"/>
  </w:num>
  <w:num w:numId="32">
    <w:abstractNumId w:val="18"/>
  </w:num>
  <w:num w:numId="33">
    <w:abstractNumId w:val="30"/>
  </w:num>
  <w:num w:numId="34">
    <w:abstractNumId w:val="24"/>
  </w:num>
  <w:num w:numId="35">
    <w:abstractNumId w:val="14"/>
  </w:num>
  <w:num w:numId="36">
    <w:abstractNumId w:val="3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20"/>
  <w:characterSpacingControl w:val="doNotCompress"/>
  <w:footnotePr>
    <w:footnote w:id="-1"/>
    <w:footnote w:id="0"/>
  </w:footnotePr>
  <w:endnotePr>
    <w:endnote w:id="-1"/>
    <w:endnote w:id="0"/>
  </w:endnotePr>
  <w:compat/>
  <w:rsids>
    <w:rsidRoot w:val="000E2448"/>
    <w:rsid w:val="00020E3D"/>
    <w:rsid w:val="00033EF6"/>
    <w:rsid w:val="00036C04"/>
    <w:rsid w:val="000411D3"/>
    <w:rsid w:val="00042FF5"/>
    <w:rsid w:val="00047DC4"/>
    <w:rsid w:val="00054960"/>
    <w:rsid w:val="0006378E"/>
    <w:rsid w:val="00066CB3"/>
    <w:rsid w:val="000726BF"/>
    <w:rsid w:val="000A18EB"/>
    <w:rsid w:val="000A6BEE"/>
    <w:rsid w:val="000B4F76"/>
    <w:rsid w:val="000C17DE"/>
    <w:rsid w:val="000C201F"/>
    <w:rsid w:val="000D1119"/>
    <w:rsid w:val="000E0E16"/>
    <w:rsid w:val="000E2448"/>
    <w:rsid w:val="00106E78"/>
    <w:rsid w:val="00111282"/>
    <w:rsid w:val="001203E4"/>
    <w:rsid w:val="00121887"/>
    <w:rsid w:val="00121CCC"/>
    <w:rsid w:val="001255CA"/>
    <w:rsid w:val="00136088"/>
    <w:rsid w:val="00142233"/>
    <w:rsid w:val="00144986"/>
    <w:rsid w:val="00164D94"/>
    <w:rsid w:val="00170F03"/>
    <w:rsid w:val="001711A7"/>
    <w:rsid w:val="00176B58"/>
    <w:rsid w:val="00185238"/>
    <w:rsid w:val="00194BE6"/>
    <w:rsid w:val="001C287F"/>
    <w:rsid w:val="001C2B0E"/>
    <w:rsid w:val="001D4122"/>
    <w:rsid w:val="001D5675"/>
    <w:rsid w:val="00201CAF"/>
    <w:rsid w:val="00206178"/>
    <w:rsid w:val="0020755D"/>
    <w:rsid w:val="00211E5A"/>
    <w:rsid w:val="00212989"/>
    <w:rsid w:val="0021541C"/>
    <w:rsid w:val="00224463"/>
    <w:rsid w:val="00231C31"/>
    <w:rsid w:val="00241645"/>
    <w:rsid w:val="00251D33"/>
    <w:rsid w:val="00257A61"/>
    <w:rsid w:val="0026229B"/>
    <w:rsid w:val="002B0842"/>
    <w:rsid w:val="002C312D"/>
    <w:rsid w:val="002E4C45"/>
    <w:rsid w:val="002F3450"/>
    <w:rsid w:val="002F5249"/>
    <w:rsid w:val="0031147D"/>
    <w:rsid w:val="00311C15"/>
    <w:rsid w:val="00316F3D"/>
    <w:rsid w:val="00322023"/>
    <w:rsid w:val="00355297"/>
    <w:rsid w:val="00361418"/>
    <w:rsid w:val="003618E2"/>
    <w:rsid w:val="003663B1"/>
    <w:rsid w:val="0037499C"/>
    <w:rsid w:val="0038420A"/>
    <w:rsid w:val="00385D6D"/>
    <w:rsid w:val="0039270F"/>
    <w:rsid w:val="003A095C"/>
    <w:rsid w:val="003A6B9B"/>
    <w:rsid w:val="003A6EEF"/>
    <w:rsid w:val="003B09FD"/>
    <w:rsid w:val="003B22E7"/>
    <w:rsid w:val="003C2350"/>
    <w:rsid w:val="003C4D40"/>
    <w:rsid w:val="003F6369"/>
    <w:rsid w:val="004022EB"/>
    <w:rsid w:val="004054B0"/>
    <w:rsid w:val="004065CE"/>
    <w:rsid w:val="00422CDF"/>
    <w:rsid w:val="004469C2"/>
    <w:rsid w:val="004716C5"/>
    <w:rsid w:val="00471EDB"/>
    <w:rsid w:val="00492563"/>
    <w:rsid w:val="004C4CFC"/>
    <w:rsid w:val="004D3981"/>
    <w:rsid w:val="004F5412"/>
    <w:rsid w:val="004F5870"/>
    <w:rsid w:val="004F622D"/>
    <w:rsid w:val="005013BB"/>
    <w:rsid w:val="00502353"/>
    <w:rsid w:val="0051101B"/>
    <w:rsid w:val="0052053D"/>
    <w:rsid w:val="00522046"/>
    <w:rsid w:val="00525423"/>
    <w:rsid w:val="005256C4"/>
    <w:rsid w:val="00525A1B"/>
    <w:rsid w:val="00534739"/>
    <w:rsid w:val="0054778A"/>
    <w:rsid w:val="00551BE5"/>
    <w:rsid w:val="00567F0D"/>
    <w:rsid w:val="005767DB"/>
    <w:rsid w:val="00586057"/>
    <w:rsid w:val="0059573F"/>
    <w:rsid w:val="005E5C54"/>
    <w:rsid w:val="005F23A3"/>
    <w:rsid w:val="005F4CEF"/>
    <w:rsid w:val="00603662"/>
    <w:rsid w:val="0061478F"/>
    <w:rsid w:val="00620A13"/>
    <w:rsid w:val="00631A84"/>
    <w:rsid w:val="006354D1"/>
    <w:rsid w:val="00636E4D"/>
    <w:rsid w:val="006445D0"/>
    <w:rsid w:val="006639E3"/>
    <w:rsid w:val="00667571"/>
    <w:rsid w:val="006703A5"/>
    <w:rsid w:val="006759B1"/>
    <w:rsid w:val="00683B85"/>
    <w:rsid w:val="006973A6"/>
    <w:rsid w:val="00697D52"/>
    <w:rsid w:val="006C5B90"/>
    <w:rsid w:val="006C70AD"/>
    <w:rsid w:val="006D3724"/>
    <w:rsid w:val="006D3BB2"/>
    <w:rsid w:val="006E1F0D"/>
    <w:rsid w:val="006E7126"/>
    <w:rsid w:val="0071026D"/>
    <w:rsid w:val="00710F81"/>
    <w:rsid w:val="00721E0F"/>
    <w:rsid w:val="00726BBF"/>
    <w:rsid w:val="00735441"/>
    <w:rsid w:val="0073702E"/>
    <w:rsid w:val="00765806"/>
    <w:rsid w:val="00776F98"/>
    <w:rsid w:val="00787DCD"/>
    <w:rsid w:val="00791001"/>
    <w:rsid w:val="00796683"/>
    <w:rsid w:val="007A3AEB"/>
    <w:rsid w:val="007A675B"/>
    <w:rsid w:val="007D6C0A"/>
    <w:rsid w:val="007E4138"/>
    <w:rsid w:val="007E6E75"/>
    <w:rsid w:val="007F6B8E"/>
    <w:rsid w:val="0080459A"/>
    <w:rsid w:val="008163C7"/>
    <w:rsid w:val="00823F57"/>
    <w:rsid w:val="008338C2"/>
    <w:rsid w:val="00835071"/>
    <w:rsid w:val="00850558"/>
    <w:rsid w:val="00865455"/>
    <w:rsid w:val="00881B1C"/>
    <w:rsid w:val="008B4EE2"/>
    <w:rsid w:val="008C2291"/>
    <w:rsid w:val="008C3CB0"/>
    <w:rsid w:val="008C58BA"/>
    <w:rsid w:val="008D1B1F"/>
    <w:rsid w:val="008D3853"/>
    <w:rsid w:val="008D435B"/>
    <w:rsid w:val="008E1CB1"/>
    <w:rsid w:val="008E4A21"/>
    <w:rsid w:val="009135C1"/>
    <w:rsid w:val="0092685F"/>
    <w:rsid w:val="00965CCC"/>
    <w:rsid w:val="009736A9"/>
    <w:rsid w:val="00977B96"/>
    <w:rsid w:val="00985ACC"/>
    <w:rsid w:val="0099248D"/>
    <w:rsid w:val="009945AE"/>
    <w:rsid w:val="009C703F"/>
    <w:rsid w:val="00A02731"/>
    <w:rsid w:val="00A24C96"/>
    <w:rsid w:val="00A336BD"/>
    <w:rsid w:val="00A3400F"/>
    <w:rsid w:val="00A35A34"/>
    <w:rsid w:val="00A57245"/>
    <w:rsid w:val="00A57307"/>
    <w:rsid w:val="00A758FC"/>
    <w:rsid w:val="00A775CB"/>
    <w:rsid w:val="00A87BF2"/>
    <w:rsid w:val="00A904E3"/>
    <w:rsid w:val="00AA23FE"/>
    <w:rsid w:val="00AA320E"/>
    <w:rsid w:val="00AA4D8C"/>
    <w:rsid w:val="00AB4C45"/>
    <w:rsid w:val="00AD0521"/>
    <w:rsid w:val="00AD44D1"/>
    <w:rsid w:val="00AD64A4"/>
    <w:rsid w:val="00AE0B81"/>
    <w:rsid w:val="00AF69ED"/>
    <w:rsid w:val="00B01433"/>
    <w:rsid w:val="00B01FEF"/>
    <w:rsid w:val="00B02D5F"/>
    <w:rsid w:val="00B12DB4"/>
    <w:rsid w:val="00B14D15"/>
    <w:rsid w:val="00B161A4"/>
    <w:rsid w:val="00B1735F"/>
    <w:rsid w:val="00B205DC"/>
    <w:rsid w:val="00B21ABB"/>
    <w:rsid w:val="00B25D0D"/>
    <w:rsid w:val="00B30734"/>
    <w:rsid w:val="00B32F85"/>
    <w:rsid w:val="00B34017"/>
    <w:rsid w:val="00B34986"/>
    <w:rsid w:val="00B45C3B"/>
    <w:rsid w:val="00B46C5E"/>
    <w:rsid w:val="00B47F42"/>
    <w:rsid w:val="00B52747"/>
    <w:rsid w:val="00B61247"/>
    <w:rsid w:val="00B74452"/>
    <w:rsid w:val="00B821C4"/>
    <w:rsid w:val="00B828B2"/>
    <w:rsid w:val="00B95E5D"/>
    <w:rsid w:val="00BA2CBB"/>
    <w:rsid w:val="00BA6652"/>
    <w:rsid w:val="00BB3C4B"/>
    <w:rsid w:val="00BB6C5E"/>
    <w:rsid w:val="00BC323E"/>
    <w:rsid w:val="00BC3DA3"/>
    <w:rsid w:val="00BE3BA3"/>
    <w:rsid w:val="00BF7B55"/>
    <w:rsid w:val="00BF7EDF"/>
    <w:rsid w:val="00C001F0"/>
    <w:rsid w:val="00C046C7"/>
    <w:rsid w:val="00C111E7"/>
    <w:rsid w:val="00C14066"/>
    <w:rsid w:val="00C247DC"/>
    <w:rsid w:val="00C26F2F"/>
    <w:rsid w:val="00C27333"/>
    <w:rsid w:val="00C30AE6"/>
    <w:rsid w:val="00C30CF2"/>
    <w:rsid w:val="00C51BBB"/>
    <w:rsid w:val="00C53938"/>
    <w:rsid w:val="00C578F9"/>
    <w:rsid w:val="00C74EE3"/>
    <w:rsid w:val="00C77250"/>
    <w:rsid w:val="00C8099C"/>
    <w:rsid w:val="00C906F2"/>
    <w:rsid w:val="00C91FB9"/>
    <w:rsid w:val="00C92F89"/>
    <w:rsid w:val="00C96736"/>
    <w:rsid w:val="00C96D7E"/>
    <w:rsid w:val="00CA5D72"/>
    <w:rsid w:val="00CB1AC7"/>
    <w:rsid w:val="00CB5A94"/>
    <w:rsid w:val="00CB6D7F"/>
    <w:rsid w:val="00CC3DB5"/>
    <w:rsid w:val="00CC5F61"/>
    <w:rsid w:val="00CE4ABC"/>
    <w:rsid w:val="00D03004"/>
    <w:rsid w:val="00D229E3"/>
    <w:rsid w:val="00D37A91"/>
    <w:rsid w:val="00D43DE1"/>
    <w:rsid w:val="00D50B3F"/>
    <w:rsid w:val="00D6599D"/>
    <w:rsid w:val="00D72C4D"/>
    <w:rsid w:val="00D7419B"/>
    <w:rsid w:val="00D76905"/>
    <w:rsid w:val="00D87BCE"/>
    <w:rsid w:val="00D87E34"/>
    <w:rsid w:val="00D96FC3"/>
    <w:rsid w:val="00DA312F"/>
    <w:rsid w:val="00DB03EE"/>
    <w:rsid w:val="00DB6C2F"/>
    <w:rsid w:val="00DC6E3D"/>
    <w:rsid w:val="00DD5FB3"/>
    <w:rsid w:val="00DE7520"/>
    <w:rsid w:val="00DF5122"/>
    <w:rsid w:val="00DF636F"/>
    <w:rsid w:val="00E017BC"/>
    <w:rsid w:val="00E02B4D"/>
    <w:rsid w:val="00E27AA5"/>
    <w:rsid w:val="00E353FB"/>
    <w:rsid w:val="00E3662D"/>
    <w:rsid w:val="00E41E1B"/>
    <w:rsid w:val="00E425FE"/>
    <w:rsid w:val="00E60E09"/>
    <w:rsid w:val="00E62EA2"/>
    <w:rsid w:val="00E80F58"/>
    <w:rsid w:val="00E82453"/>
    <w:rsid w:val="00E9302E"/>
    <w:rsid w:val="00EA0F00"/>
    <w:rsid w:val="00EA3DD3"/>
    <w:rsid w:val="00EA4ED3"/>
    <w:rsid w:val="00EB1A95"/>
    <w:rsid w:val="00EE2638"/>
    <w:rsid w:val="00EE361E"/>
    <w:rsid w:val="00EF4C68"/>
    <w:rsid w:val="00F020E9"/>
    <w:rsid w:val="00F0314F"/>
    <w:rsid w:val="00F118D2"/>
    <w:rsid w:val="00F26805"/>
    <w:rsid w:val="00F3199A"/>
    <w:rsid w:val="00F32631"/>
    <w:rsid w:val="00F415B5"/>
    <w:rsid w:val="00F45DE0"/>
    <w:rsid w:val="00F64C6A"/>
    <w:rsid w:val="00F8262F"/>
    <w:rsid w:val="00F862D7"/>
    <w:rsid w:val="00F8630F"/>
    <w:rsid w:val="00F929F1"/>
    <w:rsid w:val="00F96F35"/>
    <w:rsid w:val="00FA6CC8"/>
    <w:rsid w:val="00FB35A8"/>
    <w:rsid w:val="00FC4AC8"/>
    <w:rsid w:val="00FD3ECA"/>
    <w:rsid w:val="00FD5441"/>
    <w:rsid w:val="00FD5ED8"/>
    <w:rsid w:val="00FF48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1D4122"/>
    <w:pPr>
      <w:spacing w:after="200" w:line="276" w:lineRule="auto"/>
    </w:pPr>
    <w:rPr>
      <w:sz w:val="24"/>
    </w:rPr>
  </w:style>
  <w:style w:type="paragraph" w:styleId="Heading1">
    <w:name w:val="heading 1"/>
    <w:aliases w:val="h1,1,_berschrift 1,titre 1,h11,11,_berschrift 11,titre 11,Überschrift 1,Chapter Level"/>
    <w:basedOn w:val="Normal"/>
    <w:next w:val="Normal"/>
    <w:link w:val="Heading1Char"/>
    <w:autoRedefine/>
    <w:uiPriority w:val="99"/>
    <w:qFormat/>
    <w:rsid w:val="00765806"/>
    <w:pPr>
      <w:keepNext/>
      <w:keepLines/>
      <w:numPr>
        <w:numId w:val="16"/>
      </w:numPr>
      <w:spacing w:before="480" w:after="0"/>
      <w:outlineLvl w:val="0"/>
    </w:pPr>
    <w:rPr>
      <w:rFonts w:ascii="Arial" w:eastAsia="MS Gothic" w:hAnsi="Arial"/>
      <w:b/>
      <w:bCs/>
      <w:szCs w:val="28"/>
    </w:rPr>
  </w:style>
  <w:style w:type="paragraph" w:styleId="Heading2">
    <w:name w:val="heading 2"/>
    <w:aliases w:val="h2,Titre 2,h21,Titre 21,Heading 2 Char1"/>
    <w:basedOn w:val="Normal"/>
    <w:next w:val="Normal"/>
    <w:link w:val="Heading2Char3"/>
    <w:autoRedefine/>
    <w:uiPriority w:val="99"/>
    <w:qFormat/>
    <w:rsid w:val="00C26F2F"/>
    <w:pPr>
      <w:keepNext/>
      <w:keepLines/>
      <w:numPr>
        <w:ilvl w:val="1"/>
        <w:numId w:val="16"/>
      </w:numPr>
      <w:spacing w:before="200" w:after="0"/>
      <w:outlineLvl w:val="1"/>
    </w:pPr>
    <w:rPr>
      <w:rFonts w:ascii="Arial" w:eastAsia="MS Gothic" w:hAnsi="Arial"/>
      <w:b/>
      <w:bCs/>
      <w:szCs w:val="26"/>
    </w:rPr>
  </w:style>
  <w:style w:type="paragraph" w:styleId="Heading3">
    <w:name w:val="heading 3"/>
    <w:aliases w:val="h3,h31,Heading 3 Char1"/>
    <w:basedOn w:val="Normal"/>
    <w:next w:val="Normal"/>
    <w:link w:val="Heading3Char3"/>
    <w:uiPriority w:val="99"/>
    <w:qFormat/>
    <w:rsid w:val="00F26805"/>
    <w:pPr>
      <w:keepNext/>
      <w:keepLines/>
      <w:numPr>
        <w:ilvl w:val="2"/>
        <w:numId w:val="16"/>
      </w:numPr>
      <w:spacing w:before="200" w:after="0"/>
      <w:outlineLvl w:val="2"/>
    </w:pPr>
    <w:rPr>
      <w:rFonts w:eastAsia="MS Gothic"/>
      <w:b/>
      <w:bCs/>
      <w:szCs w:val="20"/>
    </w:rPr>
  </w:style>
  <w:style w:type="paragraph" w:styleId="Heading4">
    <w:name w:val="heading 4"/>
    <w:aliases w:val="h4,h41"/>
    <w:basedOn w:val="Normal"/>
    <w:next w:val="Normal"/>
    <w:link w:val="Heading4Char"/>
    <w:uiPriority w:val="99"/>
    <w:qFormat/>
    <w:rsid w:val="00F415B5"/>
    <w:pPr>
      <w:keepNext/>
      <w:keepLines/>
      <w:numPr>
        <w:ilvl w:val="3"/>
        <w:numId w:val="16"/>
      </w:numPr>
      <w:spacing w:before="200" w:after="0"/>
      <w:outlineLvl w:val="3"/>
    </w:pPr>
    <w:rPr>
      <w:rFonts w:ascii="Cambria" w:eastAsia="MS Gothic" w:hAnsi="Cambria"/>
      <w:b/>
      <w:bCs/>
      <w:i/>
      <w:iCs/>
      <w:color w:val="4F81BD"/>
      <w:szCs w:val="20"/>
    </w:rPr>
  </w:style>
  <w:style w:type="paragraph" w:styleId="Heading5">
    <w:name w:val="heading 5"/>
    <w:aliases w:val="h5,h51"/>
    <w:basedOn w:val="Normal"/>
    <w:next w:val="Normal"/>
    <w:link w:val="Heading5Char"/>
    <w:uiPriority w:val="99"/>
    <w:qFormat/>
    <w:rsid w:val="00F415B5"/>
    <w:pPr>
      <w:keepNext/>
      <w:keepLines/>
      <w:numPr>
        <w:ilvl w:val="4"/>
        <w:numId w:val="16"/>
      </w:numPr>
      <w:spacing w:before="200" w:after="0"/>
      <w:outlineLvl w:val="4"/>
    </w:pPr>
    <w:rPr>
      <w:rFonts w:ascii="Cambria" w:eastAsia="MS Gothic" w:hAnsi="Cambria"/>
      <w:color w:val="243F60"/>
      <w:szCs w:val="20"/>
    </w:rPr>
  </w:style>
  <w:style w:type="paragraph" w:styleId="Heading6">
    <w:name w:val="heading 6"/>
    <w:aliases w:val="h6,h61,Appendix Level"/>
    <w:basedOn w:val="Normal"/>
    <w:next w:val="Normal"/>
    <w:link w:val="Heading6Char"/>
    <w:uiPriority w:val="99"/>
    <w:qFormat/>
    <w:rsid w:val="00F415B5"/>
    <w:pPr>
      <w:keepNext/>
      <w:keepLines/>
      <w:numPr>
        <w:ilvl w:val="5"/>
        <w:numId w:val="16"/>
      </w:numPr>
      <w:spacing w:before="200" w:after="0"/>
      <w:outlineLvl w:val="5"/>
    </w:pPr>
    <w:rPr>
      <w:rFonts w:ascii="Cambria" w:eastAsia="MS Gothic" w:hAnsi="Cambria"/>
      <w:i/>
      <w:iCs/>
      <w:color w:val="243F60"/>
      <w:szCs w:val="20"/>
    </w:rPr>
  </w:style>
  <w:style w:type="paragraph" w:styleId="Heading7">
    <w:name w:val="heading 7"/>
    <w:aliases w:val="h7,_berschrift 7,7,titre 7,h71,_berschrift 71,71,titre 71,Überschrift 7"/>
    <w:basedOn w:val="Normal"/>
    <w:next w:val="Normal"/>
    <w:link w:val="Heading7Char"/>
    <w:uiPriority w:val="99"/>
    <w:qFormat/>
    <w:rsid w:val="00F415B5"/>
    <w:pPr>
      <w:keepNext/>
      <w:keepLines/>
      <w:numPr>
        <w:ilvl w:val="6"/>
        <w:numId w:val="16"/>
      </w:numPr>
      <w:spacing w:before="200" w:after="0"/>
      <w:outlineLvl w:val="6"/>
    </w:pPr>
    <w:rPr>
      <w:rFonts w:ascii="Cambria" w:eastAsia="MS Gothic" w:hAnsi="Cambria"/>
      <w:i/>
      <w:iCs/>
      <w:color w:val="404040"/>
      <w:szCs w:val="20"/>
    </w:rPr>
  </w:style>
  <w:style w:type="paragraph" w:styleId="Heading8">
    <w:name w:val="heading 8"/>
    <w:aliases w:val="h8,h81"/>
    <w:basedOn w:val="Normal"/>
    <w:next w:val="Normal"/>
    <w:link w:val="Heading8Char"/>
    <w:uiPriority w:val="99"/>
    <w:qFormat/>
    <w:rsid w:val="00F415B5"/>
    <w:pPr>
      <w:keepNext/>
      <w:keepLines/>
      <w:numPr>
        <w:ilvl w:val="7"/>
        <w:numId w:val="16"/>
      </w:numPr>
      <w:spacing w:before="200" w:after="0"/>
      <w:outlineLvl w:val="7"/>
    </w:pPr>
    <w:rPr>
      <w:rFonts w:ascii="Cambria" w:eastAsia="MS Gothic" w:hAnsi="Cambria"/>
      <w:color w:val="404040"/>
      <w:sz w:val="20"/>
      <w:szCs w:val="20"/>
    </w:rPr>
  </w:style>
  <w:style w:type="paragraph" w:styleId="Heading9">
    <w:name w:val="heading 9"/>
    <w:aliases w:val="h9,9,titre 9,h91,91,titre 91,Überschrift 9"/>
    <w:basedOn w:val="Normal"/>
    <w:next w:val="Normal"/>
    <w:link w:val="Heading9Char"/>
    <w:uiPriority w:val="99"/>
    <w:qFormat/>
    <w:rsid w:val="00F415B5"/>
    <w:pPr>
      <w:keepNext/>
      <w:keepLines/>
      <w:numPr>
        <w:ilvl w:val="8"/>
        <w:numId w:val="16"/>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Char,_berschrift 1 Char,titre 1 Char,h11 Char,11 Char,_berschrift 11 Char,titre 11 Char,Überschrift 1 Char,Chapter Level Char"/>
    <w:basedOn w:val="DefaultParagraphFont"/>
    <w:link w:val="Heading1"/>
    <w:uiPriority w:val="99"/>
    <w:locked/>
    <w:rsid w:val="00765806"/>
    <w:rPr>
      <w:rFonts w:ascii="Arial" w:eastAsia="MS Gothic" w:hAnsi="Arial"/>
      <w:b/>
      <w:bCs/>
      <w:sz w:val="24"/>
      <w:szCs w:val="28"/>
    </w:rPr>
  </w:style>
  <w:style w:type="character" w:customStyle="1" w:styleId="Heading2Char">
    <w:name w:val="Heading 2 Char"/>
    <w:aliases w:val="h2 Char,Titre 2 Char,h21 Char,Titre 21 Char,Heading 2 Char1 Char"/>
    <w:basedOn w:val="DefaultParagraphFont"/>
    <w:uiPriority w:val="99"/>
    <w:semiHidden/>
    <w:rsid w:val="00D6599D"/>
    <w:rPr>
      <w:rFonts w:ascii="Cambria" w:hAnsi="Cambria"/>
      <w:b/>
      <w:i/>
      <w:sz w:val="28"/>
    </w:rPr>
  </w:style>
  <w:style w:type="character" w:customStyle="1" w:styleId="Heading3Char">
    <w:name w:val="Heading 3 Char"/>
    <w:aliases w:val="h3 Char,h31 Char,Heading 3 Char1 Char"/>
    <w:basedOn w:val="DefaultParagraphFont"/>
    <w:uiPriority w:val="99"/>
    <w:semiHidden/>
    <w:rsid w:val="00D6599D"/>
    <w:rPr>
      <w:rFonts w:ascii="Cambria" w:hAnsi="Cambria"/>
      <w:b/>
      <w:sz w:val="26"/>
    </w:rPr>
  </w:style>
  <w:style w:type="character" w:customStyle="1" w:styleId="Heading4Char">
    <w:name w:val="Heading 4 Char"/>
    <w:aliases w:val="h4 Char,h41 Char"/>
    <w:basedOn w:val="DefaultParagraphFont"/>
    <w:link w:val="Heading4"/>
    <w:uiPriority w:val="99"/>
    <w:locked/>
    <w:rsid w:val="00F415B5"/>
    <w:rPr>
      <w:rFonts w:ascii="Cambria" w:eastAsia="MS Gothic" w:hAnsi="Cambria"/>
      <w:b/>
      <w:bCs/>
      <w:i/>
      <w:iCs/>
      <w:color w:val="4F81BD"/>
      <w:sz w:val="24"/>
      <w:szCs w:val="20"/>
    </w:rPr>
  </w:style>
  <w:style w:type="character" w:customStyle="1" w:styleId="Heading5Char">
    <w:name w:val="Heading 5 Char"/>
    <w:aliases w:val="h5 Char,h51 Char"/>
    <w:basedOn w:val="DefaultParagraphFont"/>
    <w:link w:val="Heading5"/>
    <w:uiPriority w:val="99"/>
    <w:locked/>
    <w:rsid w:val="00F415B5"/>
    <w:rPr>
      <w:rFonts w:ascii="Cambria" w:eastAsia="MS Gothic" w:hAnsi="Cambria"/>
      <w:color w:val="243F60"/>
      <w:sz w:val="24"/>
      <w:szCs w:val="20"/>
    </w:rPr>
  </w:style>
  <w:style w:type="character" w:customStyle="1" w:styleId="Heading6Char">
    <w:name w:val="Heading 6 Char"/>
    <w:aliases w:val="h6 Char,h61 Char,Appendix Level Char"/>
    <w:basedOn w:val="DefaultParagraphFont"/>
    <w:link w:val="Heading6"/>
    <w:uiPriority w:val="99"/>
    <w:locked/>
    <w:rsid w:val="00F415B5"/>
    <w:rPr>
      <w:rFonts w:ascii="Cambria" w:eastAsia="MS Gothic" w:hAnsi="Cambria"/>
      <w:i/>
      <w:iCs/>
      <w:color w:val="243F60"/>
      <w:sz w:val="24"/>
      <w:szCs w:val="20"/>
    </w:rPr>
  </w:style>
  <w:style w:type="character" w:customStyle="1" w:styleId="Heading7Char">
    <w:name w:val="Heading 7 Char"/>
    <w:aliases w:val="h7 Char,_berschrift 7 Char,7 Char,titre 7 Char,h71 Char,_berschrift 71 Char,71 Char,titre 71 Char,Überschrift 7 Char"/>
    <w:basedOn w:val="DefaultParagraphFont"/>
    <w:link w:val="Heading7"/>
    <w:uiPriority w:val="99"/>
    <w:locked/>
    <w:rsid w:val="00F415B5"/>
    <w:rPr>
      <w:rFonts w:ascii="Cambria" w:eastAsia="MS Gothic" w:hAnsi="Cambria"/>
      <w:i/>
      <w:iCs/>
      <w:color w:val="404040"/>
      <w:sz w:val="24"/>
      <w:szCs w:val="20"/>
    </w:rPr>
  </w:style>
  <w:style w:type="character" w:customStyle="1" w:styleId="Heading8Char">
    <w:name w:val="Heading 8 Char"/>
    <w:aliases w:val="h8 Char,h81 Char"/>
    <w:basedOn w:val="DefaultParagraphFont"/>
    <w:link w:val="Heading8"/>
    <w:uiPriority w:val="99"/>
    <w:locked/>
    <w:rsid w:val="00F415B5"/>
    <w:rPr>
      <w:rFonts w:ascii="Cambria" w:eastAsia="MS Gothic" w:hAnsi="Cambria"/>
      <w:color w:val="404040"/>
      <w:sz w:val="20"/>
      <w:szCs w:val="20"/>
    </w:rPr>
  </w:style>
  <w:style w:type="character" w:customStyle="1" w:styleId="Heading9Char">
    <w:name w:val="Heading 9 Char"/>
    <w:aliases w:val="h9 Char,9 Char,titre 9 Char,h91 Char,91 Char,titre 91 Char,Überschrift 9 Char"/>
    <w:basedOn w:val="DefaultParagraphFont"/>
    <w:link w:val="Heading9"/>
    <w:uiPriority w:val="99"/>
    <w:locked/>
    <w:rsid w:val="00F415B5"/>
    <w:rPr>
      <w:rFonts w:ascii="Cambria" w:eastAsia="MS Gothic" w:hAnsi="Cambria"/>
      <w:i/>
      <w:iCs/>
      <w:color w:val="404040"/>
      <w:sz w:val="20"/>
      <w:szCs w:val="20"/>
    </w:rPr>
  </w:style>
  <w:style w:type="character" w:customStyle="1" w:styleId="Heading2Char3">
    <w:name w:val="Heading 2 Char3"/>
    <w:aliases w:val="h2 Char1,Titre 2 Char1,h21 Char1,Titre 21 Char1,Heading 2 Char1 Char1"/>
    <w:link w:val="Heading2"/>
    <w:uiPriority w:val="99"/>
    <w:locked/>
    <w:rsid w:val="00C26F2F"/>
    <w:rPr>
      <w:rFonts w:ascii="Arial" w:eastAsia="MS Gothic" w:hAnsi="Arial"/>
      <w:b/>
      <w:bCs/>
      <w:sz w:val="24"/>
      <w:szCs w:val="26"/>
    </w:rPr>
  </w:style>
  <w:style w:type="character" w:styleId="Hyperlink">
    <w:name w:val="Hyperlink"/>
    <w:basedOn w:val="DefaultParagraphFont"/>
    <w:uiPriority w:val="99"/>
    <w:rsid w:val="00FA6CC8"/>
    <w:rPr>
      <w:rFonts w:cs="Times New Roman"/>
      <w:color w:val="0000FF"/>
      <w:u w:val="single"/>
    </w:rPr>
  </w:style>
  <w:style w:type="paragraph" w:styleId="BalloonText">
    <w:name w:val="Balloon Text"/>
    <w:basedOn w:val="Normal"/>
    <w:link w:val="BalloonTextChar"/>
    <w:uiPriority w:val="99"/>
    <w:rsid w:val="00DF5122"/>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DF5122"/>
    <w:rPr>
      <w:rFonts w:ascii="Tahoma" w:hAnsi="Tahoma"/>
      <w:sz w:val="16"/>
    </w:rPr>
  </w:style>
  <w:style w:type="character" w:customStyle="1" w:styleId="Heading3Char3">
    <w:name w:val="Heading 3 Char3"/>
    <w:aliases w:val="h3 Char1,h31 Char1,Heading 3 Char1 Char1"/>
    <w:link w:val="Heading3"/>
    <w:uiPriority w:val="99"/>
    <w:locked/>
    <w:rsid w:val="00F26805"/>
    <w:rPr>
      <w:rFonts w:eastAsia="MS Gothic"/>
      <w:b/>
      <w:bCs/>
      <w:sz w:val="24"/>
      <w:szCs w:val="20"/>
    </w:rPr>
  </w:style>
  <w:style w:type="table" w:styleId="TableGrid">
    <w:name w:val="Table Grid"/>
    <w:basedOn w:val="TableNormal"/>
    <w:uiPriority w:val="99"/>
    <w:rsid w:val="006354D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title"/>
    <w:basedOn w:val="Normal"/>
    <w:next w:val="Normal"/>
    <w:link w:val="FIGURE-titleChar"/>
    <w:autoRedefine/>
    <w:uiPriority w:val="99"/>
    <w:rsid w:val="00EA0F00"/>
    <w:pPr>
      <w:snapToGrid w:val="0"/>
      <w:spacing w:before="100" w:line="240" w:lineRule="auto"/>
      <w:jc w:val="center"/>
    </w:pPr>
    <w:rPr>
      <w:rFonts w:ascii="Arial" w:hAnsi="Arial"/>
      <w:b/>
      <w:bCs/>
      <w:spacing w:val="8"/>
      <w:sz w:val="20"/>
      <w:szCs w:val="20"/>
      <w:lang w:val="en-GB" w:eastAsia="zh-CN"/>
    </w:rPr>
  </w:style>
  <w:style w:type="character" w:customStyle="1" w:styleId="FIGURE-titleChar">
    <w:name w:val="FIGURE-title Char"/>
    <w:link w:val="FIGURE-title"/>
    <w:uiPriority w:val="99"/>
    <w:locked/>
    <w:rsid w:val="00EA0F00"/>
    <w:rPr>
      <w:rFonts w:ascii="Arial" w:hAnsi="Arial"/>
      <w:b/>
      <w:spacing w:val="8"/>
      <w:sz w:val="20"/>
      <w:lang w:val="en-GB" w:eastAsia="zh-CN"/>
    </w:rPr>
  </w:style>
  <w:style w:type="paragraph" w:styleId="NoSpacing">
    <w:name w:val="No Spacing"/>
    <w:uiPriority w:val="99"/>
    <w:qFormat/>
    <w:rsid w:val="000411D3"/>
  </w:style>
  <w:style w:type="paragraph" w:customStyle="1" w:styleId="PARAGRAPH">
    <w:name w:val="PARAGRAPH"/>
    <w:aliases w:val="PA"/>
    <w:link w:val="PARAGRAPHChar"/>
    <w:uiPriority w:val="99"/>
    <w:rsid w:val="00F0314F"/>
    <w:pPr>
      <w:snapToGrid w:val="0"/>
      <w:spacing w:before="100" w:after="200"/>
      <w:jc w:val="both"/>
    </w:pPr>
    <w:rPr>
      <w:rFonts w:ascii="Arial" w:hAnsi="Arial" w:cs="Arial"/>
      <w:spacing w:val="8"/>
      <w:sz w:val="20"/>
      <w:szCs w:val="20"/>
      <w:lang w:val="en-GB" w:eastAsia="zh-CN"/>
    </w:rPr>
  </w:style>
  <w:style w:type="character" w:customStyle="1" w:styleId="PARAGRAPHChar">
    <w:name w:val="PARAGRAPH Char"/>
    <w:aliases w:val="PA Char"/>
    <w:link w:val="PARAGRAPH"/>
    <w:uiPriority w:val="99"/>
    <w:locked/>
    <w:rsid w:val="00F0314F"/>
    <w:rPr>
      <w:rFonts w:ascii="Arial" w:hAnsi="Arial"/>
      <w:spacing w:val="8"/>
      <w:lang w:val="en-GB" w:eastAsia="zh-CN"/>
    </w:rPr>
  </w:style>
  <w:style w:type="paragraph" w:customStyle="1" w:styleId="ReferenceDocuments">
    <w:name w:val="ReferenceDocuments"/>
    <w:basedOn w:val="PARAGRAPH"/>
    <w:next w:val="PARAGRAPH"/>
    <w:link w:val="ReferenceDocumentsZchn"/>
    <w:uiPriority w:val="99"/>
    <w:rsid w:val="00F0314F"/>
    <w:rPr>
      <w:noProof/>
    </w:rPr>
  </w:style>
  <w:style w:type="character" w:customStyle="1" w:styleId="ReferenceDocumentsZchn">
    <w:name w:val="ReferenceDocuments Zchn"/>
    <w:link w:val="ReferenceDocuments"/>
    <w:uiPriority w:val="99"/>
    <w:locked/>
    <w:rsid w:val="00F0314F"/>
    <w:rPr>
      <w:rFonts w:ascii="Arial" w:hAnsi="Arial"/>
      <w:noProof/>
      <w:spacing w:val="8"/>
      <w:sz w:val="20"/>
      <w:lang w:val="en-GB" w:eastAsia="zh-CN"/>
    </w:rPr>
  </w:style>
  <w:style w:type="paragraph" w:styleId="ListParagraph">
    <w:name w:val="List Paragraph"/>
    <w:basedOn w:val="Normal"/>
    <w:uiPriority w:val="99"/>
    <w:qFormat/>
    <w:rsid w:val="00776F98"/>
    <w:pPr>
      <w:ind w:left="720"/>
      <w:contextualSpacing/>
    </w:pPr>
  </w:style>
  <w:style w:type="paragraph" w:customStyle="1" w:styleId="TableText">
    <w:name w:val="Table Text"/>
    <w:basedOn w:val="Normal"/>
    <w:uiPriority w:val="99"/>
    <w:rsid w:val="00965CCC"/>
    <w:pPr>
      <w:keepNext/>
      <w:tabs>
        <w:tab w:val="left" w:pos="252"/>
        <w:tab w:val="left" w:pos="522"/>
      </w:tabs>
      <w:spacing w:before="60" w:after="0" w:line="240" w:lineRule="auto"/>
    </w:pPr>
    <w:rPr>
      <w:rFonts w:ascii="Arial" w:eastAsia="Times New Roman" w:hAnsi="Arial"/>
      <w:color w:val="000000"/>
      <w:sz w:val="16"/>
      <w:szCs w:val="20"/>
    </w:rPr>
  </w:style>
  <w:style w:type="paragraph" w:customStyle="1" w:styleId="TableHead">
    <w:name w:val="Table Head"/>
    <w:basedOn w:val="Normal"/>
    <w:uiPriority w:val="99"/>
    <w:rsid w:val="00965CCC"/>
    <w:pPr>
      <w:keepNext/>
      <w:spacing w:after="0" w:line="240" w:lineRule="exact"/>
    </w:pPr>
    <w:rPr>
      <w:rFonts w:ascii="Arial" w:eastAsia="Times New Roman" w:hAnsi="Arial"/>
      <w:b/>
      <w:sz w:val="16"/>
      <w:szCs w:val="20"/>
    </w:rPr>
  </w:style>
  <w:style w:type="paragraph" w:customStyle="1" w:styleId="TABLE-title">
    <w:name w:val="TABLE-title"/>
    <w:basedOn w:val="PARAGRAPH"/>
    <w:link w:val="TABLE-titleChar"/>
    <w:autoRedefine/>
    <w:uiPriority w:val="99"/>
    <w:rsid w:val="00B205DC"/>
    <w:pPr>
      <w:keepNext/>
      <w:jc w:val="center"/>
    </w:pPr>
    <w:rPr>
      <w:b/>
      <w:bCs/>
    </w:rPr>
  </w:style>
  <w:style w:type="paragraph" w:customStyle="1" w:styleId="TableText0">
    <w:name w:val="TableText"/>
    <w:basedOn w:val="Normal"/>
    <w:link w:val="TableTextChar"/>
    <w:uiPriority w:val="99"/>
    <w:rsid w:val="00B205DC"/>
    <w:pPr>
      <w:keepNext/>
      <w:tabs>
        <w:tab w:val="left" w:pos="252"/>
        <w:tab w:val="left" w:pos="522"/>
      </w:tabs>
      <w:spacing w:before="10" w:after="10" w:line="240" w:lineRule="auto"/>
    </w:pPr>
    <w:rPr>
      <w:rFonts w:ascii="Arial" w:hAnsi="Arial"/>
      <w:color w:val="000000"/>
      <w:sz w:val="20"/>
      <w:szCs w:val="20"/>
    </w:rPr>
  </w:style>
  <w:style w:type="paragraph" w:customStyle="1" w:styleId="TableTextWithTabs">
    <w:name w:val="TableTextWithTabs"/>
    <w:basedOn w:val="TableText0"/>
    <w:link w:val="TableTextWithTabsChar"/>
    <w:uiPriority w:val="99"/>
    <w:rsid w:val="00B205DC"/>
    <w:pPr>
      <w:tabs>
        <w:tab w:val="clear" w:pos="252"/>
        <w:tab w:val="left" w:pos="162"/>
        <w:tab w:val="left" w:pos="342"/>
        <w:tab w:val="left" w:pos="702"/>
        <w:tab w:val="left" w:pos="882"/>
        <w:tab w:val="left" w:pos="1077"/>
      </w:tabs>
    </w:pPr>
  </w:style>
  <w:style w:type="character" w:customStyle="1" w:styleId="TableTextWithTabsChar">
    <w:name w:val="TableTextWithTabs Char"/>
    <w:link w:val="TableTextWithTabs"/>
    <w:uiPriority w:val="99"/>
    <w:locked/>
    <w:rsid w:val="00B205DC"/>
    <w:rPr>
      <w:rFonts w:ascii="Arial" w:hAnsi="Arial"/>
      <w:color w:val="000000"/>
      <w:sz w:val="20"/>
    </w:rPr>
  </w:style>
  <w:style w:type="character" w:customStyle="1" w:styleId="TableTextChar">
    <w:name w:val="TableText Char"/>
    <w:link w:val="TableText0"/>
    <w:uiPriority w:val="99"/>
    <w:locked/>
    <w:rsid w:val="00B205DC"/>
    <w:rPr>
      <w:rFonts w:ascii="Arial" w:hAnsi="Arial"/>
      <w:color w:val="000000"/>
      <w:sz w:val="20"/>
    </w:rPr>
  </w:style>
  <w:style w:type="character" w:customStyle="1" w:styleId="TABLE-titleChar">
    <w:name w:val="TABLE-title Char"/>
    <w:link w:val="TABLE-title"/>
    <w:uiPriority w:val="99"/>
    <w:locked/>
    <w:rsid w:val="00B205DC"/>
    <w:rPr>
      <w:rFonts w:ascii="Arial" w:hAnsi="Arial"/>
      <w:b/>
      <w:spacing w:val="8"/>
      <w:sz w:val="20"/>
      <w:lang w:val="en-GB" w:eastAsia="zh-CN"/>
    </w:rPr>
  </w:style>
  <w:style w:type="paragraph" w:styleId="BodyText">
    <w:name w:val="Body Text"/>
    <w:basedOn w:val="Normal"/>
    <w:link w:val="BodyTextChar"/>
    <w:uiPriority w:val="99"/>
    <w:rsid w:val="003F6369"/>
    <w:pPr>
      <w:suppressAutoHyphens/>
      <w:spacing w:after="120"/>
    </w:pPr>
    <w:rPr>
      <w:rFonts w:eastAsia="Times New Roman" w:cs="font275"/>
      <w:kern w:val="1"/>
      <w:sz w:val="20"/>
      <w:szCs w:val="20"/>
      <w:lang w:eastAsia="ar-SA"/>
    </w:rPr>
  </w:style>
  <w:style w:type="character" w:customStyle="1" w:styleId="BodyTextChar">
    <w:name w:val="Body Text Char"/>
    <w:basedOn w:val="DefaultParagraphFont"/>
    <w:link w:val="BodyText"/>
    <w:uiPriority w:val="99"/>
    <w:locked/>
    <w:rsid w:val="003F6369"/>
    <w:rPr>
      <w:rFonts w:ascii="Calibri" w:hAnsi="Calibri"/>
      <w:kern w:val="1"/>
      <w:lang w:eastAsia="ar-SA" w:bidi="ar-SA"/>
    </w:rPr>
  </w:style>
  <w:style w:type="paragraph" w:styleId="NormalWeb">
    <w:name w:val="Normal (Web)"/>
    <w:basedOn w:val="Normal"/>
    <w:uiPriority w:val="99"/>
    <w:rsid w:val="003F6369"/>
    <w:pPr>
      <w:spacing w:before="100" w:beforeAutospacing="1" w:after="100" w:afterAutospacing="1" w:line="240" w:lineRule="auto"/>
    </w:pPr>
    <w:rPr>
      <w:rFonts w:ascii="Times" w:eastAsia="MS Mincho" w:hAnsi="Times"/>
      <w:sz w:val="20"/>
      <w:szCs w:val="20"/>
    </w:rPr>
  </w:style>
  <w:style w:type="character" w:styleId="CommentReference">
    <w:name w:val="annotation reference"/>
    <w:basedOn w:val="DefaultParagraphFont"/>
    <w:uiPriority w:val="99"/>
    <w:semiHidden/>
    <w:rsid w:val="00C046C7"/>
    <w:rPr>
      <w:rFonts w:cs="Times New Roman"/>
      <w:sz w:val="16"/>
    </w:rPr>
  </w:style>
  <w:style w:type="paragraph" w:styleId="CommentText">
    <w:name w:val="annotation text"/>
    <w:basedOn w:val="Normal"/>
    <w:link w:val="CommentTextChar"/>
    <w:uiPriority w:val="99"/>
    <w:semiHidden/>
    <w:rsid w:val="00C046C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046C7"/>
    <w:rPr>
      <w:sz w:val="20"/>
    </w:rPr>
  </w:style>
  <w:style w:type="paragraph" w:styleId="CommentSubject">
    <w:name w:val="annotation subject"/>
    <w:basedOn w:val="CommentText"/>
    <w:next w:val="CommentText"/>
    <w:link w:val="CommentSubjectChar"/>
    <w:uiPriority w:val="99"/>
    <w:rsid w:val="00C046C7"/>
    <w:rPr>
      <w:b/>
      <w:bCs/>
    </w:rPr>
  </w:style>
  <w:style w:type="character" w:customStyle="1" w:styleId="CommentSubjectChar">
    <w:name w:val="Comment Subject Char"/>
    <w:basedOn w:val="CommentTextChar"/>
    <w:link w:val="CommentSubject"/>
    <w:uiPriority w:val="99"/>
    <w:semiHidden/>
    <w:locked/>
    <w:rsid w:val="00C046C7"/>
    <w:rPr>
      <w:b/>
      <w:sz w:val="20"/>
    </w:rPr>
  </w:style>
  <w:style w:type="paragraph" w:customStyle="1" w:styleId="DocumentTitle">
    <w:name w:val="Document Title"/>
    <w:basedOn w:val="Normal"/>
    <w:uiPriority w:val="99"/>
    <w:rsid w:val="00361418"/>
    <w:pPr>
      <w:spacing w:before="480" w:after="180" w:line="240" w:lineRule="auto"/>
      <w:ind w:left="360" w:right="720"/>
      <w:jc w:val="center"/>
    </w:pPr>
    <w:rPr>
      <w:rFonts w:ascii="Times New Roman" w:eastAsia="Times New Roman" w:hAnsi="Times New Roman" w:cs="Arial"/>
      <w:b/>
      <w:bCs/>
      <w:sz w:val="48"/>
      <w:szCs w:val="20"/>
      <w:lang w:eastAsia="zh-CN"/>
    </w:rPr>
  </w:style>
  <w:style w:type="paragraph" w:styleId="TOCHeading">
    <w:name w:val="TOC Heading"/>
    <w:basedOn w:val="Heading1"/>
    <w:next w:val="Normal"/>
    <w:uiPriority w:val="99"/>
    <w:qFormat/>
    <w:rsid w:val="00791001"/>
    <w:pPr>
      <w:numPr>
        <w:numId w:val="0"/>
      </w:numPr>
      <w:outlineLvl w:val="9"/>
    </w:pPr>
    <w:rPr>
      <w:rFonts w:ascii="Cambria" w:hAnsi="Cambria"/>
      <w:color w:val="365F91"/>
      <w:sz w:val="28"/>
      <w:lang w:eastAsia="ja-JP"/>
    </w:rPr>
  </w:style>
  <w:style w:type="paragraph" w:styleId="TOC1">
    <w:name w:val="toc 1"/>
    <w:basedOn w:val="Normal"/>
    <w:next w:val="Normal"/>
    <w:autoRedefine/>
    <w:uiPriority w:val="39"/>
    <w:rsid w:val="00791001"/>
    <w:pPr>
      <w:spacing w:before="120" w:after="0"/>
    </w:pPr>
  </w:style>
  <w:style w:type="paragraph" w:styleId="TOC2">
    <w:name w:val="toc 2"/>
    <w:basedOn w:val="Normal"/>
    <w:next w:val="Normal"/>
    <w:autoRedefine/>
    <w:uiPriority w:val="39"/>
    <w:rsid w:val="00791001"/>
    <w:pPr>
      <w:tabs>
        <w:tab w:val="left" w:pos="720"/>
        <w:tab w:val="right" w:leader="dot" w:pos="9350"/>
      </w:tabs>
      <w:spacing w:after="0"/>
      <w:ind w:left="245"/>
    </w:pPr>
  </w:style>
  <w:style w:type="paragraph" w:styleId="TOC3">
    <w:name w:val="toc 3"/>
    <w:basedOn w:val="Normal"/>
    <w:next w:val="Normal"/>
    <w:autoRedefine/>
    <w:uiPriority w:val="39"/>
    <w:rsid w:val="00EA0F00"/>
    <w:pPr>
      <w:tabs>
        <w:tab w:val="left" w:pos="1080"/>
        <w:tab w:val="left" w:pos="9346"/>
      </w:tabs>
      <w:spacing w:after="0"/>
      <w:ind w:left="475"/>
    </w:pPr>
  </w:style>
  <w:style w:type="paragraph" w:styleId="Header">
    <w:name w:val="header"/>
    <w:basedOn w:val="PARAGRAPH"/>
    <w:link w:val="HeaderChar1"/>
    <w:uiPriority w:val="99"/>
    <w:rsid w:val="00791001"/>
    <w:pPr>
      <w:tabs>
        <w:tab w:val="center" w:pos="4536"/>
        <w:tab w:val="right" w:pos="9072"/>
      </w:tabs>
      <w:spacing w:before="0" w:after="0"/>
    </w:pPr>
    <w:rPr>
      <w:rFonts w:cs="Times New Roman"/>
    </w:rPr>
  </w:style>
  <w:style w:type="character" w:customStyle="1" w:styleId="HeaderChar">
    <w:name w:val="Header Char"/>
    <w:basedOn w:val="DefaultParagraphFont"/>
    <w:uiPriority w:val="99"/>
    <w:rsid w:val="00791001"/>
    <w:rPr>
      <w:sz w:val="24"/>
    </w:rPr>
  </w:style>
  <w:style w:type="paragraph" w:customStyle="1" w:styleId="NOTE">
    <w:name w:val="NOTE"/>
    <w:aliases w:val="no,note,Note"/>
    <w:basedOn w:val="PARAGRAPH"/>
    <w:link w:val="NOTEChar"/>
    <w:uiPriority w:val="99"/>
    <w:rsid w:val="00791001"/>
    <w:pPr>
      <w:spacing w:after="100"/>
    </w:pPr>
    <w:rPr>
      <w:rFonts w:cs="Times New Roman"/>
      <w:sz w:val="16"/>
    </w:rPr>
  </w:style>
  <w:style w:type="paragraph" w:styleId="Footer">
    <w:name w:val="footer"/>
    <w:basedOn w:val="Header"/>
    <w:link w:val="FooterChar"/>
    <w:uiPriority w:val="99"/>
    <w:rsid w:val="00791001"/>
  </w:style>
  <w:style w:type="character" w:customStyle="1" w:styleId="FooterChar">
    <w:name w:val="Footer Char"/>
    <w:basedOn w:val="DefaultParagraphFont"/>
    <w:link w:val="Footer"/>
    <w:uiPriority w:val="99"/>
    <w:locked/>
    <w:rsid w:val="00791001"/>
    <w:rPr>
      <w:rFonts w:ascii="Arial" w:hAnsi="Arial"/>
      <w:spacing w:val="8"/>
      <w:sz w:val="20"/>
      <w:lang w:val="en-GB" w:eastAsia="zh-CN"/>
    </w:rPr>
  </w:style>
  <w:style w:type="paragraph" w:styleId="List">
    <w:name w:val="List"/>
    <w:aliases w:val="CONTINUE"/>
    <w:basedOn w:val="PARAGRAPH"/>
    <w:link w:val="ListChar1"/>
    <w:uiPriority w:val="99"/>
    <w:rsid w:val="00791001"/>
    <w:pPr>
      <w:tabs>
        <w:tab w:val="left" w:pos="340"/>
      </w:tabs>
      <w:spacing w:before="0" w:after="100"/>
      <w:ind w:left="340" w:hanging="340"/>
    </w:pPr>
  </w:style>
  <w:style w:type="character" w:customStyle="1" w:styleId="ListChar1">
    <w:name w:val="List Char1"/>
    <w:aliases w:val="CONTINUE Char"/>
    <w:link w:val="List"/>
    <w:uiPriority w:val="99"/>
    <w:locked/>
    <w:rsid w:val="00791001"/>
    <w:rPr>
      <w:rFonts w:ascii="Arial" w:hAnsi="Arial"/>
      <w:spacing w:val="8"/>
      <w:sz w:val="20"/>
      <w:lang w:val="en-GB" w:eastAsia="zh-CN"/>
    </w:rPr>
  </w:style>
  <w:style w:type="character" w:styleId="PageNumber">
    <w:name w:val="page number"/>
    <w:basedOn w:val="DefaultParagraphFont"/>
    <w:uiPriority w:val="99"/>
    <w:rsid w:val="00791001"/>
    <w:rPr>
      <w:rFonts w:ascii="Arial" w:hAnsi="Arial" w:cs="Times New Roman"/>
      <w:sz w:val="20"/>
    </w:rPr>
  </w:style>
  <w:style w:type="paragraph" w:customStyle="1" w:styleId="FOREWORD">
    <w:name w:val="FOREWORD"/>
    <w:basedOn w:val="PARAGRAPH"/>
    <w:uiPriority w:val="99"/>
    <w:rsid w:val="00791001"/>
    <w:pPr>
      <w:tabs>
        <w:tab w:val="left" w:pos="284"/>
      </w:tabs>
      <w:spacing w:before="0" w:after="100"/>
      <w:ind w:left="284" w:hanging="284"/>
    </w:pPr>
    <w:rPr>
      <w:sz w:val="16"/>
      <w:szCs w:val="16"/>
    </w:rPr>
  </w:style>
  <w:style w:type="paragraph" w:styleId="FootnoteText">
    <w:name w:val="footnote text"/>
    <w:basedOn w:val="PARAGRAPH"/>
    <w:link w:val="FootnoteTextChar"/>
    <w:uiPriority w:val="99"/>
    <w:semiHidden/>
    <w:rsid w:val="00791001"/>
    <w:pPr>
      <w:spacing w:before="0" w:after="100"/>
      <w:ind w:left="284" w:hanging="284"/>
    </w:pPr>
    <w:rPr>
      <w:rFonts w:cs="Times New Roman"/>
      <w:sz w:val="16"/>
      <w:szCs w:val="16"/>
    </w:rPr>
  </w:style>
  <w:style w:type="character" w:customStyle="1" w:styleId="FootnoteTextChar">
    <w:name w:val="Footnote Text Char"/>
    <w:basedOn w:val="DefaultParagraphFont"/>
    <w:link w:val="FootnoteText"/>
    <w:uiPriority w:val="99"/>
    <w:semiHidden/>
    <w:locked/>
    <w:rsid w:val="00791001"/>
    <w:rPr>
      <w:rFonts w:ascii="Arial" w:hAnsi="Arial"/>
      <w:spacing w:val="8"/>
      <w:sz w:val="16"/>
      <w:lang w:val="en-GB" w:eastAsia="zh-CN"/>
    </w:rPr>
  </w:style>
  <w:style w:type="character" w:styleId="FootnoteReference">
    <w:name w:val="footnote reference"/>
    <w:basedOn w:val="DefaultParagraphFont"/>
    <w:uiPriority w:val="99"/>
    <w:semiHidden/>
    <w:rsid w:val="00791001"/>
    <w:rPr>
      <w:rFonts w:ascii="Arial" w:hAnsi="Arial" w:cs="Times New Roman"/>
      <w:position w:val="4"/>
      <w:sz w:val="16"/>
      <w:vertAlign w:val="baseline"/>
    </w:rPr>
  </w:style>
  <w:style w:type="paragraph" w:styleId="TOC4">
    <w:name w:val="toc 4"/>
    <w:basedOn w:val="TOC3"/>
    <w:uiPriority w:val="99"/>
    <w:semiHidden/>
    <w:rsid w:val="00791001"/>
    <w:pPr>
      <w:tabs>
        <w:tab w:val="left" w:pos="2608"/>
        <w:tab w:val="right" w:leader="dot" w:pos="9070"/>
      </w:tabs>
      <w:suppressAutoHyphens/>
      <w:snapToGrid w:val="0"/>
      <w:spacing w:after="60" w:line="240" w:lineRule="auto"/>
      <w:ind w:left="2608" w:right="680" w:hanging="907"/>
    </w:pPr>
    <w:rPr>
      <w:rFonts w:ascii="Arial" w:eastAsia="Times New Roman" w:hAnsi="Arial" w:cs="Arial"/>
      <w:spacing w:val="8"/>
      <w:sz w:val="20"/>
      <w:szCs w:val="20"/>
      <w:lang w:val="en-GB" w:eastAsia="zh-CN"/>
    </w:rPr>
  </w:style>
  <w:style w:type="paragraph" w:styleId="TOC5">
    <w:name w:val="toc 5"/>
    <w:basedOn w:val="TOC4"/>
    <w:uiPriority w:val="99"/>
    <w:semiHidden/>
    <w:rsid w:val="00791001"/>
    <w:pPr>
      <w:tabs>
        <w:tab w:val="clear" w:pos="2608"/>
        <w:tab w:val="left" w:pos="3686"/>
      </w:tabs>
      <w:ind w:left="3685" w:hanging="1077"/>
    </w:pPr>
  </w:style>
  <w:style w:type="paragraph" w:styleId="TOC6">
    <w:name w:val="toc 6"/>
    <w:basedOn w:val="TOC5"/>
    <w:uiPriority w:val="99"/>
    <w:semiHidden/>
    <w:rsid w:val="00791001"/>
    <w:pPr>
      <w:tabs>
        <w:tab w:val="clear" w:pos="3686"/>
        <w:tab w:val="left" w:pos="4933"/>
      </w:tabs>
      <w:ind w:left="4933" w:hanging="1247"/>
    </w:pPr>
  </w:style>
  <w:style w:type="paragraph" w:styleId="TOC7">
    <w:name w:val="toc 7"/>
    <w:basedOn w:val="TOC1"/>
    <w:uiPriority w:val="99"/>
    <w:semiHidden/>
    <w:rsid w:val="00791001"/>
    <w:pPr>
      <w:tabs>
        <w:tab w:val="left" w:pos="395"/>
        <w:tab w:val="right" w:pos="9070"/>
      </w:tabs>
      <w:suppressAutoHyphens/>
      <w:snapToGrid w:val="0"/>
      <w:spacing w:before="0" w:after="100" w:line="240" w:lineRule="auto"/>
      <w:ind w:left="397" w:right="680" w:hanging="397"/>
    </w:pPr>
    <w:rPr>
      <w:rFonts w:ascii="Arial" w:eastAsia="Times New Roman" w:hAnsi="Arial" w:cs="Arial"/>
      <w:spacing w:val="8"/>
      <w:sz w:val="20"/>
      <w:szCs w:val="20"/>
      <w:lang w:val="en-GB" w:eastAsia="zh-CN"/>
    </w:rPr>
  </w:style>
  <w:style w:type="paragraph" w:styleId="TOC8">
    <w:name w:val="toc 8"/>
    <w:basedOn w:val="TOC1"/>
    <w:uiPriority w:val="99"/>
    <w:semiHidden/>
    <w:rsid w:val="00791001"/>
    <w:pPr>
      <w:tabs>
        <w:tab w:val="left" w:pos="395"/>
        <w:tab w:val="right" w:leader="dot" w:pos="9070"/>
      </w:tabs>
      <w:suppressAutoHyphens/>
      <w:snapToGrid w:val="0"/>
      <w:spacing w:before="0" w:after="100" w:line="240" w:lineRule="auto"/>
      <w:ind w:left="720" w:right="680" w:hanging="720"/>
    </w:pPr>
    <w:rPr>
      <w:rFonts w:ascii="Arial" w:eastAsia="Times New Roman" w:hAnsi="Arial" w:cs="Arial"/>
      <w:spacing w:val="8"/>
      <w:sz w:val="20"/>
      <w:szCs w:val="20"/>
      <w:lang w:val="en-GB" w:eastAsia="zh-CN"/>
    </w:rPr>
  </w:style>
  <w:style w:type="paragraph" w:styleId="TOC9">
    <w:name w:val="toc 9"/>
    <w:basedOn w:val="TOC1"/>
    <w:uiPriority w:val="99"/>
    <w:semiHidden/>
    <w:rsid w:val="00791001"/>
    <w:pPr>
      <w:tabs>
        <w:tab w:val="left" w:pos="395"/>
        <w:tab w:val="right" w:leader="dot" w:pos="9070"/>
      </w:tabs>
      <w:suppressAutoHyphens/>
      <w:snapToGrid w:val="0"/>
      <w:spacing w:before="0" w:after="100" w:line="240" w:lineRule="auto"/>
      <w:ind w:left="720" w:right="680" w:hanging="720"/>
    </w:pPr>
    <w:rPr>
      <w:rFonts w:ascii="Arial" w:eastAsia="Times New Roman" w:hAnsi="Arial" w:cs="Arial"/>
      <w:spacing w:val="8"/>
      <w:sz w:val="20"/>
      <w:szCs w:val="20"/>
      <w:lang w:val="en-GB" w:eastAsia="zh-CN"/>
    </w:rPr>
  </w:style>
  <w:style w:type="paragraph" w:customStyle="1" w:styleId="HEADINGNonumber">
    <w:name w:val="HEADING(Nonumber)"/>
    <w:basedOn w:val="Heading1"/>
    <w:uiPriority w:val="99"/>
    <w:rsid w:val="00791001"/>
    <w:pPr>
      <w:keepLines w:val="0"/>
      <w:suppressAutoHyphens/>
      <w:snapToGrid w:val="0"/>
      <w:spacing w:before="0" w:after="200" w:line="240" w:lineRule="auto"/>
      <w:ind w:left="397" w:hanging="397"/>
      <w:jc w:val="center"/>
      <w:outlineLvl w:val="9"/>
    </w:pPr>
    <w:rPr>
      <w:rFonts w:eastAsia="Times New Roman" w:cs="Arial"/>
      <w:b w:val="0"/>
      <w:bCs w:val="0"/>
      <w:spacing w:val="8"/>
      <w:szCs w:val="24"/>
      <w:lang w:val="en-GB" w:eastAsia="zh-CN"/>
    </w:rPr>
  </w:style>
  <w:style w:type="paragraph" w:styleId="List4">
    <w:name w:val="List 4"/>
    <w:basedOn w:val="List3"/>
    <w:uiPriority w:val="99"/>
    <w:rsid w:val="00791001"/>
    <w:pPr>
      <w:tabs>
        <w:tab w:val="clear" w:pos="1021"/>
        <w:tab w:val="left" w:pos="1361"/>
      </w:tabs>
      <w:ind w:left="1361"/>
    </w:pPr>
  </w:style>
  <w:style w:type="paragraph" w:styleId="List3">
    <w:name w:val="List 3"/>
    <w:basedOn w:val="List2"/>
    <w:uiPriority w:val="99"/>
    <w:rsid w:val="00791001"/>
    <w:pPr>
      <w:tabs>
        <w:tab w:val="clear" w:pos="680"/>
        <w:tab w:val="left" w:pos="1021"/>
      </w:tabs>
      <w:ind w:left="1020"/>
    </w:pPr>
  </w:style>
  <w:style w:type="paragraph" w:styleId="List2">
    <w:name w:val="List 2"/>
    <w:basedOn w:val="List"/>
    <w:link w:val="List2Char"/>
    <w:uiPriority w:val="99"/>
    <w:rsid w:val="00791001"/>
    <w:pPr>
      <w:tabs>
        <w:tab w:val="clear" w:pos="340"/>
        <w:tab w:val="left" w:pos="680"/>
      </w:tabs>
      <w:ind w:left="680"/>
    </w:pPr>
  </w:style>
  <w:style w:type="character" w:customStyle="1" w:styleId="List2Char">
    <w:name w:val="List 2 Char"/>
    <w:basedOn w:val="ListChar1"/>
    <w:link w:val="List2"/>
    <w:uiPriority w:val="99"/>
    <w:locked/>
    <w:rsid w:val="00791001"/>
    <w:rPr>
      <w:rFonts w:ascii="Arial" w:hAnsi="Arial" w:cs="Arial"/>
      <w:spacing w:val="8"/>
      <w:sz w:val="20"/>
      <w:szCs w:val="20"/>
      <w:lang w:val="en-GB" w:eastAsia="zh-CN" w:bidi="ar-SA"/>
    </w:rPr>
  </w:style>
  <w:style w:type="paragraph" w:customStyle="1" w:styleId="TableTextGray">
    <w:name w:val="TableTextGray"/>
    <w:basedOn w:val="TableText0"/>
    <w:uiPriority w:val="99"/>
    <w:rsid w:val="00791001"/>
    <w:pPr>
      <w:tabs>
        <w:tab w:val="clear" w:pos="252"/>
        <w:tab w:val="left" w:pos="162"/>
        <w:tab w:val="left" w:pos="342"/>
        <w:tab w:val="left" w:pos="702"/>
        <w:tab w:val="left" w:pos="882"/>
      </w:tabs>
    </w:pPr>
    <w:rPr>
      <w:color w:val="808080"/>
    </w:rPr>
  </w:style>
  <w:style w:type="paragraph" w:customStyle="1" w:styleId="ANNEXtitle">
    <w:name w:val="ANNEX_title"/>
    <w:basedOn w:val="MAIN-TITLE"/>
    <w:next w:val="ANNEX-heading1"/>
    <w:uiPriority w:val="99"/>
    <w:rsid w:val="00791001"/>
    <w:pPr>
      <w:pageBreakBefore/>
      <w:numPr>
        <w:numId w:val="24"/>
      </w:numPr>
      <w:spacing w:after="200"/>
      <w:ind w:left="720" w:hanging="360"/>
      <w:outlineLvl w:val="0"/>
    </w:pPr>
  </w:style>
  <w:style w:type="paragraph" w:customStyle="1" w:styleId="MAIN-TITLE">
    <w:name w:val="MAIN-TITLE"/>
    <w:basedOn w:val="PARAGRAPH"/>
    <w:link w:val="MAIN-TITLEChar"/>
    <w:uiPriority w:val="99"/>
    <w:rsid w:val="00791001"/>
    <w:pPr>
      <w:spacing w:before="0" w:after="0"/>
      <w:jc w:val="center"/>
    </w:pPr>
    <w:rPr>
      <w:rFonts w:cs="Times New Roman"/>
      <w:b/>
      <w:sz w:val="24"/>
    </w:rPr>
  </w:style>
  <w:style w:type="paragraph" w:customStyle="1" w:styleId="ANNEX-heading1">
    <w:name w:val="ANNEX-heading1"/>
    <w:basedOn w:val="Heading1"/>
    <w:next w:val="PARAGRAPH"/>
    <w:uiPriority w:val="99"/>
    <w:rsid w:val="00791001"/>
    <w:pPr>
      <w:keepLines w:val="0"/>
      <w:numPr>
        <w:ilvl w:val="1"/>
        <w:numId w:val="24"/>
      </w:numPr>
      <w:suppressAutoHyphens/>
      <w:snapToGrid w:val="0"/>
      <w:spacing w:before="200" w:after="200" w:line="240" w:lineRule="auto"/>
      <w:outlineLvl w:val="1"/>
    </w:pPr>
    <w:rPr>
      <w:rFonts w:eastAsia="Times New Roman" w:cs="Arial"/>
      <w:spacing w:val="8"/>
      <w:sz w:val="22"/>
      <w:szCs w:val="22"/>
      <w:lang w:val="en-GB" w:eastAsia="zh-CN"/>
    </w:rPr>
  </w:style>
  <w:style w:type="paragraph" w:customStyle="1" w:styleId="TERM-number">
    <w:name w:val="TERM-number"/>
    <w:basedOn w:val="Heading2"/>
    <w:next w:val="TERM"/>
    <w:uiPriority w:val="99"/>
    <w:rsid w:val="00791001"/>
    <w:pPr>
      <w:keepLines w:val="0"/>
      <w:suppressAutoHyphens/>
      <w:snapToGrid w:val="0"/>
      <w:spacing w:before="100" w:line="240" w:lineRule="auto"/>
      <w:ind w:left="0" w:firstLine="0"/>
      <w:outlineLvl w:val="9"/>
    </w:pPr>
    <w:rPr>
      <w:rFonts w:eastAsia="Times New Roman" w:cs="Arial"/>
      <w:spacing w:val="8"/>
      <w:sz w:val="22"/>
      <w:szCs w:val="22"/>
      <w:lang w:val="en-GB" w:eastAsia="zh-CN"/>
    </w:rPr>
  </w:style>
  <w:style w:type="paragraph" w:customStyle="1" w:styleId="TERM">
    <w:name w:val="TERM"/>
    <w:basedOn w:val="PARAGRAPH"/>
    <w:next w:val="TERM-definition"/>
    <w:uiPriority w:val="99"/>
    <w:rsid w:val="00791001"/>
    <w:pPr>
      <w:keepNext/>
      <w:spacing w:before="0" w:after="0"/>
    </w:pPr>
    <w:rPr>
      <w:b/>
      <w:bCs/>
    </w:rPr>
  </w:style>
  <w:style w:type="paragraph" w:customStyle="1" w:styleId="TERM-definition">
    <w:name w:val="TERM-definition"/>
    <w:basedOn w:val="PARAGRAPH"/>
    <w:next w:val="TERM-number"/>
    <w:uiPriority w:val="99"/>
    <w:rsid w:val="00791001"/>
    <w:pPr>
      <w:spacing w:before="0"/>
    </w:pPr>
  </w:style>
  <w:style w:type="paragraph" w:styleId="ListNumber3">
    <w:name w:val="List Number 3"/>
    <w:basedOn w:val="List3"/>
    <w:uiPriority w:val="99"/>
    <w:rsid w:val="00791001"/>
    <w:pPr>
      <w:numPr>
        <w:numId w:val="26"/>
      </w:numPr>
      <w:tabs>
        <w:tab w:val="clear" w:pos="720"/>
      </w:tabs>
      <w:ind w:left="1020" w:hanging="340"/>
    </w:pPr>
  </w:style>
  <w:style w:type="paragraph" w:styleId="ListBullet5">
    <w:name w:val="List Bullet 5"/>
    <w:basedOn w:val="ListBullet4"/>
    <w:uiPriority w:val="99"/>
    <w:rsid w:val="00791001"/>
    <w:pPr>
      <w:ind w:left="1701"/>
    </w:pPr>
  </w:style>
  <w:style w:type="paragraph" w:styleId="ListBullet4">
    <w:name w:val="List Bullet 4"/>
    <w:basedOn w:val="ListBullet3"/>
    <w:uiPriority w:val="99"/>
    <w:rsid w:val="00791001"/>
    <w:pPr>
      <w:ind w:left="1361"/>
    </w:pPr>
  </w:style>
  <w:style w:type="paragraph" w:styleId="ListBullet3">
    <w:name w:val="List Bullet 3"/>
    <w:basedOn w:val="ListBullet2"/>
    <w:uiPriority w:val="99"/>
    <w:rsid w:val="00791001"/>
    <w:pPr>
      <w:ind w:left="1020"/>
    </w:pPr>
  </w:style>
  <w:style w:type="paragraph" w:styleId="ListBullet2">
    <w:name w:val="List Bullet 2"/>
    <w:basedOn w:val="ListBullet"/>
    <w:uiPriority w:val="99"/>
    <w:rsid w:val="00791001"/>
    <w:pPr>
      <w:numPr>
        <w:numId w:val="31"/>
      </w:numPr>
      <w:tabs>
        <w:tab w:val="clear" w:pos="717"/>
        <w:tab w:val="left" w:pos="340"/>
        <w:tab w:val="left" w:pos="680"/>
      </w:tabs>
      <w:ind w:left="680" w:hanging="360"/>
    </w:pPr>
  </w:style>
  <w:style w:type="paragraph" w:styleId="ListBullet">
    <w:name w:val="List Bullet"/>
    <w:basedOn w:val="PARAGRAPH"/>
    <w:uiPriority w:val="99"/>
    <w:rsid w:val="00791001"/>
    <w:pPr>
      <w:numPr>
        <w:numId w:val="25"/>
      </w:numPr>
      <w:tabs>
        <w:tab w:val="clear" w:pos="360"/>
        <w:tab w:val="left" w:pos="340"/>
      </w:tabs>
      <w:spacing w:before="0" w:after="100"/>
      <w:ind w:left="340" w:hanging="340"/>
    </w:pPr>
  </w:style>
  <w:style w:type="character" w:styleId="EndnoteReference">
    <w:name w:val="endnote reference"/>
    <w:basedOn w:val="DefaultParagraphFont"/>
    <w:uiPriority w:val="99"/>
    <w:semiHidden/>
    <w:rsid w:val="00791001"/>
    <w:rPr>
      <w:rFonts w:cs="Times New Roman"/>
      <w:vertAlign w:val="superscript"/>
    </w:rPr>
  </w:style>
  <w:style w:type="paragraph" w:customStyle="1" w:styleId="TABFIGfootnote">
    <w:name w:val="TAB_FIG_footnote"/>
    <w:basedOn w:val="FootnoteText"/>
    <w:uiPriority w:val="99"/>
    <w:rsid w:val="00791001"/>
    <w:pPr>
      <w:tabs>
        <w:tab w:val="left" w:pos="284"/>
      </w:tabs>
      <w:spacing w:before="60" w:after="60"/>
    </w:pPr>
  </w:style>
  <w:style w:type="character" w:customStyle="1" w:styleId="Reference">
    <w:name w:val="Reference"/>
    <w:uiPriority w:val="99"/>
    <w:rsid w:val="00791001"/>
    <w:rPr>
      <w:rFonts w:ascii="Arial" w:hAnsi="Arial"/>
      <w:noProof/>
      <w:sz w:val="20"/>
    </w:rPr>
  </w:style>
  <w:style w:type="paragraph" w:styleId="ListContinue">
    <w:name w:val="List Continue"/>
    <w:basedOn w:val="PARAGRAPH"/>
    <w:uiPriority w:val="99"/>
    <w:rsid w:val="00791001"/>
    <w:pPr>
      <w:spacing w:before="0" w:after="100"/>
      <w:ind w:left="340"/>
    </w:pPr>
  </w:style>
  <w:style w:type="paragraph" w:styleId="ListContinue2">
    <w:name w:val="List Continue 2"/>
    <w:basedOn w:val="ListContinue"/>
    <w:uiPriority w:val="99"/>
    <w:rsid w:val="00791001"/>
    <w:pPr>
      <w:ind w:left="680"/>
    </w:pPr>
  </w:style>
  <w:style w:type="paragraph" w:styleId="ListContinue3">
    <w:name w:val="List Continue 3"/>
    <w:basedOn w:val="ListContinue2"/>
    <w:uiPriority w:val="99"/>
    <w:rsid w:val="00791001"/>
    <w:pPr>
      <w:ind w:left="1021"/>
    </w:pPr>
  </w:style>
  <w:style w:type="paragraph" w:styleId="ListContinue4">
    <w:name w:val="List Continue 4"/>
    <w:basedOn w:val="ListContinue3"/>
    <w:uiPriority w:val="99"/>
    <w:rsid w:val="00791001"/>
    <w:pPr>
      <w:ind w:left="1361"/>
    </w:pPr>
  </w:style>
  <w:style w:type="paragraph" w:styleId="ListContinue5">
    <w:name w:val="List Continue 5"/>
    <w:basedOn w:val="ListContinue4"/>
    <w:uiPriority w:val="99"/>
    <w:rsid w:val="00791001"/>
    <w:pPr>
      <w:ind w:left="1701"/>
    </w:pPr>
  </w:style>
  <w:style w:type="paragraph" w:styleId="List5">
    <w:name w:val="List 5"/>
    <w:basedOn w:val="List4"/>
    <w:uiPriority w:val="99"/>
    <w:rsid w:val="00791001"/>
    <w:pPr>
      <w:tabs>
        <w:tab w:val="clear" w:pos="1361"/>
        <w:tab w:val="left" w:pos="1701"/>
      </w:tabs>
      <w:ind w:left="1701"/>
    </w:pPr>
  </w:style>
  <w:style w:type="character" w:customStyle="1" w:styleId="VARIABLE">
    <w:name w:val="VARIABLE"/>
    <w:uiPriority w:val="99"/>
    <w:rsid w:val="00791001"/>
    <w:rPr>
      <w:rFonts w:ascii="Times New Roman" w:hAnsi="Times New Roman"/>
      <w:i/>
    </w:rPr>
  </w:style>
  <w:style w:type="paragraph" w:customStyle="1" w:styleId="TableWithTabs">
    <w:name w:val="TableWithTabs"/>
    <w:basedOn w:val="Normal"/>
    <w:uiPriority w:val="99"/>
    <w:rsid w:val="00791001"/>
    <w:pPr>
      <w:keepNext/>
      <w:tabs>
        <w:tab w:val="left" w:pos="177"/>
        <w:tab w:val="left" w:pos="346"/>
        <w:tab w:val="left" w:pos="518"/>
        <w:tab w:val="left" w:pos="691"/>
        <w:tab w:val="left" w:pos="864"/>
        <w:tab w:val="left" w:pos="1037"/>
      </w:tabs>
      <w:spacing w:after="0" w:line="240" w:lineRule="auto"/>
    </w:pPr>
    <w:rPr>
      <w:rFonts w:ascii="Arial" w:eastAsia="Times New Roman" w:hAnsi="Arial" w:cs="Arial"/>
      <w:sz w:val="16"/>
      <w:szCs w:val="16"/>
    </w:rPr>
  </w:style>
  <w:style w:type="paragraph" w:styleId="ListNumber">
    <w:name w:val="List Number"/>
    <w:basedOn w:val="List"/>
    <w:link w:val="ListNumberChar1"/>
    <w:uiPriority w:val="99"/>
    <w:rsid w:val="00791001"/>
    <w:pPr>
      <w:numPr>
        <w:numId w:val="30"/>
      </w:numPr>
      <w:tabs>
        <w:tab w:val="clear" w:pos="360"/>
        <w:tab w:val="left" w:pos="340"/>
        <w:tab w:val="num" w:pos="717"/>
      </w:tabs>
      <w:ind w:left="340" w:hanging="340"/>
    </w:pPr>
  </w:style>
  <w:style w:type="character" w:customStyle="1" w:styleId="ListNumberChar1">
    <w:name w:val="List Number Char1"/>
    <w:link w:val="ListNumber"/>
    <w:uiPriority w:val="99"/>
    <w:locked/>
    <w:rsid w:val="00791001"/>
    <w:rPr>
      <w:rFonts w:ascii="Arial" w:hAnsi="Arial" w:cs="Arial"/>
      <w:spacing w:val="8"/>
      <w:sz w:val="20"/>
      <w:szCs w:val="20"/>
      <w:lang w:val="en-GB" w:eastAsia="zh-CN"/>
    </w:rPr>
  </w:style>
  <w:style w:type="paragraph" w:styleId="ListNumber2">
    <w:name w:val="List Number 2"/>
    <w:basedOn w:val="List2"/>
    <w:link w:val="ListNumber2Char"/>
    <w:uiPriority w:val="99"/>
    <w:rsid w:val="00791001"/>
    <w:pPr>
      <w:numPr>
        <w:numId w:val="32"/>
      </w:numPr>
      <w:tabs>
        <w:tab w:val="clear" w:pos="360"/>
        <w:tab w:val="num" w:pos="2138"/>
      </w:tabs>
      <w:ind w:left="680" w:hanging="340"/>
    </w:pPr>
  </w:style>
  <w:style w:type="character" w:customStyle="1" w:styleId="ListNumber2Char">
    <w:name w:val="List Number 2 Char"/>
    <w:link w:val="ListNumber2"/>
    <w:uiPriority w:val="99"/>
    <w:locked/>
    <w:rsid w:val="00791001"/>
    <w:rPr>
      <w:rFonts w:ascii="Arial" w:hAnsi="Arial" w:cs="Arial"/>
      <w:spacing w:val="8"/>
      <w:sz w:val="20"/>
      <w:szCs w:val="20"/>
      <w:lang w:val="en-GB" w:eastAsia="zh-CN"/>
    </w:rPr>
  </w:style>
  <w:style w:type="paragraph" w:customStyle="1" w:styleId="FigureText">
    <w:name w:val="FigureText"/>
    <w:basedOn w:val="Normal"/>
    <w:uiPriority w:val="99"/>
    <w:rsid w:val="00791001"/>
    <w:pPr>
      <w:spacing w:after="0" w:line="240" w:lineRule="auto"/>
      <w:jc w:val="center"/>
    </w:pPr>
    <w:rPr>
      <w:rFonts w:ascii="Arial" w:eastAsia="Times New Roman" w:hAnsi="Arial" w:cs="Arial"/>
      <w:sz w:val="16"/>
      <w:szCs w:val="16"/>
    </w:rPr>
  </w:style>
  <w:style w:type="paragraph" w:customStyle="1" w:styleId="TABLE-centered">
    <w:name w:val="TABLE-centered"/>
    <w:basedOn w:val="TABLE-col-heading"/>
    <w:uiPriority w:val="99"/>
    <w:rsid w:val="00791001"/>
    <w:rPr>
      <w:b w:val="0"/>
      <w:bCs w:val="0"/>
    </w:rPr>
  </w:style>
  <w:style w:type="paragraph" w:customStyle="1" w:styleId="TABLE-col-heading">
    <w:name w:val="TABLE-col-heading"/>
    <w:basedOn w:val="PARAGRAPH"/>
    <w:uiPriority w:val="99"/>
    <w:rsid w:val="00791001"/>
    <w:pPr>
      <w:spacing w:before="60" w:after="60"/>
      <w:jc w:val="center"/>
    </w:pPr>
    <w:rPr>
      <w:b/>
      <w:bCs/>
      <w:sz w:val="16"/>
      <w:szCs w:val="16"/>
    </w:rPr>
  </w:style>
  <w:style w:type="paragraph" w:styleId="ListNumber4">
    <w:name w:val="List Number 4"/>
    <w:basedOn w:val="List4"/>
    <w:uiPriority w:val="99"/>
    <w:rsid w:val="00791001"/>
    <w:pPr>
      <w:numPr>
        <w:numId w:val="27"/>
      </w:numPr>
      <w:tabs>
        <w:tab w:val="clear" w:pos="360"/>
      </w:tabs>
      <w:ind w:left="1361" w:hanging="340"/>
    </w:pPr>
  </w:style>
  <w:style w:type="paragraph" w:styleId="ListNumber5">
    <w:name w:val="List Number 5"/>
    <w:basedOn w:val="List5"/>
    <w:uiPriority w:val="99"/>
    <w:rsid w:val="00791001"/>
    <w:pPr>
      <w:numPr>
        <w:numId w:val="28"/>
      </w:numPr>
      <w:tabs>
        <w:tab w:val="clear" w:pos="360"/>
      </w:tabs>
      <w:ind w:left="1701" w:hanging="340"/>
    </w:pPr>
  </w:style>
  <w:style w:type="paragraph" w:styleId="TableofFigures">
    <w:name w:val="table of figures"/>
    <w:basedOn w:val="TOC1"/>
    <w:uiPriority w:val="99"/>
    <w:rsid w:val="00791001"/>
    <w:pPr>
      <w:tabs>
        <w:tab w:val="left" w:pos="395"/>
        <w:tab w:val="right" w:leader="dot" w:pos="9070"/>
      </w:tabs>
      <w:suppressAutoHyphens/>
      <w:snapToGrid w:val="0"/>
      <w:spacing w:before="0" w:after="100" w:line="240" w:lineRule="auto"/>
      <w:ind w:right="680"/>
    </w:pPr>
    <w:rPr>
      <w:rFonts w:ascii="Arial" w:eastAsia="Times New Roman" w:hAnsi="Arial" w:cs="Arial"/>
      <w:spacing w:val="8"/>
      <w:sz w:val="20"/>
      <w:szCs w:val="20"/>
      <w:lang w:val="en-GB" w:eastAsia="zh-CN"/>
    </w:rPr>
  </w:style>
  <w:style w:type="paragraph" w:styleId="Title">
    <w:name w:val="Title"/>
    <w:aliases w:val="title,title1"/>
    <w:basedOn w:val="MAIN-TITLE"/>
    <w:link w:val="TitleChar"/>
    <w:uiPriority w:val="99"/>
    <w:qFormat/>
    <w:rsid w:val="00791001"/>
    <w:rPr>
      <w:bCs/>
      <w:kern w:val="28"/>
      <w:szCs w:val="24"/>
    </w:rPr>
  </w:style>
  <w:style w:type="character" w:customStyle="1" w:styleId="TitleChar">
    <w:name w:val="Title Char"/>
    <w:aliases w:val="title Char,title1 Char"/>
    <w:basedOn w:val="DefaultParagraphFont"/>
    <w:link w:val="Title"/>
    <w:uiPriority w:val="99"/>
    <w:locked/>
    <w:rsid w:val="00791001"/>
    <w:rPr>
      <w:rFonts w:ascii="Arial" w:hAnsi="Arial"/>
      <w:b/>
      <w:spacing w:val="8"/>
      <w:kern w:val="28"/>
      <w:sz w:val="24"/>
      <w:lang w:val="en-GB" w:eastAsia="zh-CN"/>
    </w:rPr>
  </w:style>
  <w:style w:type="paragraph" w:customStyle="1" w:styleId="ANNEX-heading2">
    <w:name w:val="ANNEX-heading2"/>
    <w:basedOn w:val="Heading2"/>
    <w:next w:val="PARAGRAPH"/>
    <w:uiPriority w:val="99"/>
    <w:rsid w:val="00791001"/>
    <w:pPr>
      <w:keepLines w:val="0"/>
      <w:numPr>
        <w:ilvl w:val="2"/>
        <w:numId w:val="24"/>
      </w:numPr>
      <w:suppressAutoHyphens/>
      <w:snapToGrid w:val="0"/>
      <w:spacing w:before="100" w:after="100" w:line="240" w:lineRule="auto"/>
      <w:outlineLvl w:val="2"/>
    </w:pPr>
    <w:rPr>
      <w:rFonts w:eastAsia="Times New Roman" w:cs="Arial"/>
      <w:spacing w:val="8"/>
      <w:sz w:val="22"/>
      <w:szCs w:val="22"/>
      <w:lang w:val="en-GB" w:eastAsia="zh-CN"/>
    </w:rPr>
  </w:style>
  <w:style w:type="paragraph" w:customStyle="1" w:styleId="ANNEX-heading3">
    <w:name w:val="ANNEX-heading3"/>
    <w:basedOn w:val="Heading3"/>
    <w:next w:val="PARAGRAPH"/>
    <w:uiPriority w:val="99"/>
    <w:rsid w:val="00791001"/>
    <w:pPr>
      <w:keepLines w:val="0"/>
      <w:numPr>
        <w:ilvl w:val="3"/>
        <w:numId w:val="24"/>
      </w:numPr>
      <w:suppressAutoHyphens/>
      <w:snapToGrid w:val="0"/>
      <w:spacing w:before="100" w:after="100" w:line="240" w:lineRule="auto"/>
      <w:outlineLvl w:val="3"/>
    </w:pPr>
    <w:rPr>
      <w:rFonts w:eastAsia="Times New Roman" w:cs="Arial"/>
      <w:spacing w:val="8"/>
      <w:sz w:val="20"/>
      <w:lang w:val="en-GB" w:eastAsia="zh-CN"/>
    </w:rPr>
  </w:style>
  <w:style w:type="paragraph" w:customStyle="1" w:styleId="ANNEX-heading4">
    <w:name w:val="ANNEX-heading4"/>
    <w:basedOn w:val="Heading4"/>
    <w:next w:val="PARAGRAPH"/>
    <w:uiPriority w:val="99"/>
    <w:rsid w:val="00791001"/>
    <w:pPr>
      <w:keepLines w:val="0"/>
      <w:numPr>
        <w:ilvl w:val="4"/>
        <w:numId w:val="24"/>
      </w:numPr>
      <w:suppressAutoHyphens/>
      <w:snapToGrid w:val="0"/>
      <w:spacing w:before="100" w:after="100" w:line="240" w:lineRule="auto"/>
      <w:outlineLvl w:val="4"/>
    </w:pPr>
    <w:rPr>
      <w:rFonts w:ascii="Arial" w:eastAsia="Times New Roman" w:hAnsi="Arial" w:cs="Arial"/>
      <w:i w:val="0"/>
      <w:iCs w:val="0"/>
      <w:color w:val="auto"/>
      <w:spacing w:val="8"/>
      <w:sz w:val="20"/>
      <w:lang w:val="en-GB" w:eastAsia="zh-CN"/>
    </w:rPr>
  </w:style>
  <w:style w:type="paragraph" w:customStyle="1" w:styleId="ANNEX-heading5">
    <w:name w:val="ANNEX-heading5"/>
    <w:basedOn w:val="Heading5"/>
    <w:next w:val="PARAGRAPH"/>
    <w:uiPriority w:val="99"/>
    <w:rsid w:val="00791001"/>
    <w:pPr>
      <w:keepLines w:val="0"/>
      <w:numPr>
        <w:ilvl w:val="5"/>
        <w:numId w:val="24"/>
      </w:numPr>
      <w:suppressAutoHyphens/>
      <w:snapToGrid w:val="0"/>
      <w:spacing w:before="100" w:after="100" w:line="240" w:lineRule="auto"/>
      <w:outlineLvl w:val="5"/>
    </w:pPr>
    <w:rPr>
      <w:rFonts w:ascii="Arial" w:eastAsia="Times New Roman" w:hAnsi="Arial" w:cs="Arial"/>
      <w:b/>
      <w:bCs/>
      <w:color w:val="auto"/>
      <w:spacing w:val="8"/>
      <w:sz w:val="20"/>
      <w:lang w:val="en-GB" w:eastAsia="zh-CN"/>
    </w:rPr>
  </w:style>
  <w:style w:type="paragraph" w:customStyle="1" w:styleId="Glossary">
    <w:name w:val="Glossary"/>
    <w:basedOn w:val="Heading2"/>
    <w:uiPriority w:val="99"/>
    <w:rsid w:val="00791001"/>
    <w:pPr>
      <w:keepNext w:val="0"/>
      <w:numPr>
        <w:ilvl w:val="0"/>
        <w:numId w:val="0"/>
      </w:numPr>
      <w:tabs>
        <w:tab w:val="left" w:pos="426"/>
      </w:tabs>
      <w:snapToGrid w:val="0"/>
      <w:spacing w:before="0" w:after="120" w:line="240" w:lineRule="auto"/>
      <w:ind w:left="426" w:hanging="426"/>
    </w:pPr>
    <w:rPr>
      <w:rFonts w:eastAsia="Times New Roman" w:cs="Arial"/>
      <w:sz w:val="22"/>
      <w:szCs w:val="22"/>
      <w:lang w:val="en-GB" w:eastAsia="zh-CN"/>
    </w:rPr>
  </w:style>
  <w:style w:type="paragraph" w:styleId="DocumentMap">
    <w:name w:val="Document Map"/>
    <w:basedOn w:val="Normal"/>
    <w:link w:val="DocumentMapChar"/>
    <w:uiPriority w:val="99"/>
    <w:rsid w:val="00791001"/>
    <w:pPr>
      <w:shd w:val="clear" w:color="auto" w:fill="000080"/>
      <w:spacing w:after="0" w:line="240" w:lineRule="auto"/>
      <w:jc w:val="both"/>
    </w:pPr>
    <w:rPr>
      <w:rFonts w:ascii="Tahoma" w:hAnsi="Tahoma"/>
      <w:spacing w:val="8"/>
      <w:sz w:val="20"/>
      <w:szCs w:val="20"/>
      <w:lang w:val="en-GB" w:eastAsia="zh-CN"/>
    </w:rPr>
  </w:style>
  <w:style w:type="character" w:customStyle="1" w:styleId="DocumentMapChar">
    <w:name w:val="Document Map Char"/>
    <w:basedOn w:val="DefaultParagraphFont"/>
    <w:link w:val="DocumentMap"/>
    <w:uiPriority w:val="99"/>
    <w:locked/>
    <w:rsid w:val="00791001"/>
    <w:rPr>
      <w:rFonts w:ascii="Tahoma" w:hAnsi="Tahoma"/>
      <w:spacing w:val="8"/>
      <w:sz w:val="20"/>
      <w:shd w:val="clear" w:color="auto" w:fill="000080"/>
      <w:lang w:val="en-GB" w:eastAsia="zh-CN"/>
    </w:rPr>
  </w:style>
  <w:style w:type="paragraph" w:styleId="EndnoteText">
    <w:name w:val="endnote text"/>
    <w:basedOn w:val="Normal"/>
    <w:link w:val="EndnoteTextChar"/>
    <w:uiPriority w:val="99"/>
    <w:rsid w:val="00791001"/>
    <w:pPr>
      <w:spacing w:before="100" w:after="0" w:line="240" w:lineRule="auto"/>
      <w:jc w:val="both"/>
    </w:pPr>
    <w:rPr>
      <w:rFonts w:ascii="Arial" w:hAnsi="Arial"/>
      <w:spacing w:val="8"/>
      <w:sz w:val="20"/>
      <w:szCs w:val="20"/>
      <w:lang w:val="en-GB" w:eastAsia="zh-CN"/>
    </w:rPr>
  </w:style>
  <w:style w:type="character" w:customStyle="1" w:styleId="EndnoteTextChar">
    <w:name w:val="Endnote Text Char"/>
    <w:basedOn w:val="DefaultParagraphFont"/>
    <w:link w:val="EndnoteText"/>
    <w:uiPriority w:val="99"/>
    <w:locked/>
    <w:rsid w:val="00791001"/>
    <w:rPr>
      <w:rFonts w:ascii="Arial" w:hAnsi="Arial"/>
      <w:spacing w:val="8"/>
      <w:sz w:val="20"/>
      <w:lang w:val="en-GB" w:eastAsia="zh-CN"/>
    </w:rPr>
  </w:style>
  <w:style w:type="paragraph" w:customStyle="1" w:styleId="n1">
    <w:name w:val="n1"/>
    <w:aliases w:val="note 1"/>
    <w:basedOn w:val="NOTE"/>
    <w:uiPriority w:val="99"/>
    <w:rsid w:val="00791001"/>
    <w:rPr>
      <w:lang w:val="en-US"/>
    </w:rPr>
  </w:style>
  <w:style w:type="paragraph" w:customStyle="1" w:styleId="Figure">
    <w:name w:val="Figure"/>
    <w:aliases w:val="f,Fig"/>
    <w:basedOn w:val="Normal"/>
    <w:uiPriority w:val="99"/>
    <w:rsid w:val="00791001"/>
    <w:pPr>
      <w:keepNext/>
      <w:spacing w:before="60" w:after="0" w:line="240" w:lineRule="auto"/>
      <w:jc w:val="center"/>
    </w:pPr>
    <w:rPr>
      <w:rFonts w:ascii="Times New Roman" w:eastAsia="Times New Roman" w:hAnsi="Times New Roman" w:cs="Arial"/>
      <w:sz w:val="20"/>
      <w:szCs w:val="20"/>
      <w:lang w:eastAsia="zh-CN"/>
    </w:rPr>
  </w:style>
  <w:style w:type="paragraph" w:customStyle="1" w:styleId="TitleBlock">
    <w:name w:val="TitleBlock"/>
    <w:basedOn w:val="Normal"/>
    <w:uiPriority w:val="99"/>
    <w:rsid w:val="00791001"/>
    <w:pPr>
      <w:framePr w:h="3075" w:hSpace="180" w:wrap="auto" w:vAnchor="text" w:hAnchor="text" w:y="68"/>
      <w:spacing w:after="0" w:line="240" w:lineRule="auto"/>
      <w:jc w:val="both"/>
    </w:pPr>
    <w:rPr>
      <w:rFonts w:ascii="Arial" w:eastAsia="Times New Roman" w:hAnsi="Arial" w:cs="Arial"/>
      <w:b/>
      <w:szCs w:val="20"/>
      <w:lang w:eastAsia="zh-CN"/>
    </w:rPr>
  </w:style>
  <w:style w:type="paragraph" w:customStyle="1" w:styleId="ListBullet2End">
    <w:name w:val="List Bullet 2 End"/>
    <w:basedOn w:val="Normal"/>
    <w:uiPriority w:val="99"/>
    <w:rsid w:val="00791001"/>
    <w:pPr>
      <w:numPr>
        <w:numId w:val="29"/>
      </w:numPr>
      <w:tabs>
        <w:tab w:val="clear" w:pos="360"/>
      </w:tabs>
      <w:spacing w:after="120" w:line="240" w:lineRule="auto"/>
      <w:ind w:left="1080"/>
      <w:jc w:val="both"/>
    </w:pPr>
    <w:rPr>
      <w:rFonts w:ascii="Times New Roman" w:eastAsia="Times New Roman" w:hAnsi="Times New Roman" w:cs="Arial"/>
      <w:sz w:val="20"/>
      <w:szCs w:val="20"/>
      <w:lang w:eastAsia="zh-CN"/>
    </w:rPr>
  </w:style>
  <w:style w:type="paragraph" w:customStyle="1" w:styleId="PARAGRAPHCompressed">
    <w:name w:val="PARAGRAPH Compressed"/>
    <w:aliases w:val="PAC"/>
    <w:basedOn w:val="PARAGRAPH"/>
    <w:uiPriority w:val="99"/>
    <w:rsid w:val="00791001"/>
    <w:pPr>
      <w:spacing w:before="0" w:after="0"/>
    </w:pPr>
    <w:rPr>
      <w:rFonts w:eastAsia="平成明朝"/>
      <w:lang w:eastAsia="fr-FR"/>
    </w:rPr>
  </w:style>
  <w:style w:type="paragraph" w:customStyle="1" w:styleId="PARAGRAPHKWNP">
    <w:name w:val="PARAGRAPH KWNP"/>
    <w:basedOn w:val="PARAGRAPH"/>
    <w:link w:val="PARAGRAPHKWNPChar"/>
    <w:uiPriority w:val="99"/>
    <w:rsid w:val="00791001"/>
    <w:pPr>
      <w:keepNext/>
    </w:pPr>
    <w:rPr>
      <w:rFonts w:cs="Times New Roman"/>
      <w:lang w:eastAsia="fr-FR"/>
    </w:rPr>
  </w:style>
  <w:style w:type="paragraph" w:customStyle="1" w:styleId="TitleDef">
    <w:name w:val="TitleDef"/>
    <w:basedOn w:val="PARAGRAPH"/>
    <w:uiPriority w:val="99"/>
    <w:rsid w:val="00791001"/>
    <w:pPr>
      <w:tabs>
        <w:tab w:val="center" w:pos="4536"/>
        <w:tab w:val="right" w:pos="9072"/>
      </w:tabs>
    </w:pPr>
    <w:rPr>
      <w:rFonts w:eastAsia="平成明朝"/>
      <w:noProof/>
      <w:lang w:eastAsia="fr-FR"/>
    </w:rPr>
  </w:style>
  <w:style w:type="paragraph" w:customStyle="1" w:styleId="title2">
    <w:name w:val="title2"/>
    <w:basedOn w:val="Title"/>
    <w:uiPriority w:val="99"/>
    <w:rsid w:val="00791001"/>
    <w:pPr>
      <w:keepNext/>
      <w:keepLines/>
      <w:widowControl w:val="0"/>
      <w:spacing w:before="100"/>
      <w:ind w:left="360" w:right="1440"/>
      <w:jc w:val="both"/>
    </w:pPr>
    <w:rPr>
      <w:noProof/>
      <w:spacing w:val="0"/>
      <w:kern w:val="0"/>
      <w:sz w:val="20"/>
      <w:lang w:eastAsia="fr-FR"/>
    </w:rPr>
  </w:style>
  <w:style w:type="paragraph" w:customStyle="1" w:styleId="TitleDef2">
    <w:name w:val="TitleDef2"/>
    <w:basedOn w:val="PARAGRAPH"/>
    <w:uiPriority w:val="99"/>
    <w:rsid w:val="00791001"/>
    <w:pPr>
      <w:tabs>
        <w:tab w:val="center" w:pos="4536"/>
        <w:tab w:val="right" w:pos="9072"/>
      </w:tabs>
      <w:ind w:left="360"/>
    </w:pPr>
    <w:rPr>
      <w:noProof/>
      <w:lang w:eastAsia="fr-FR"/>
    </w:rPr>
  </w:style>
  <w:style w:type="paragraph" w:customStyle="1" w:styleId="TableTextBold">
    <w:name w:val="TableTextBold"/>
    <w:basedOn w:val="TableText0"/>
    <w:uiPriority w:val="99"/>
    <w:rsid w:val="00791001"/>
    <w:rPr>
      <w:b/>
    </w:rPr>
  </w:style>
  <w:style w:type="paragraph" w:styleId="BodyTextIndent">
    <w:name w:val="Body Text Indent"/>
    <w:basedOn w:val="Normal"/>
    <w:link w:val="BodyTextIndentChar"/>
    <w:uiPriority w:val="99"/>
    <w:rsid w:val="00791001"/>
    <w:pPr>
      <w:spacing w:after="120" w:line="240" w:lineRule="auto"/>
      <w:ind w:left="360"/>
      <w:jc w:val="both"/>
    </w:pPr>
    <w:rPr>
      <w:rFonts w:ascii="Arial" w:hAnsi="Arial"/>
      <w:spacing w:val="8"/>
      <w:sz w:val="20"/>
      <w:szCs w:val="20"/>
      <w:lang w:val="en-GB" w:eastAsia="zh-CN"/>
    </w:rPr>
  </w:style>
  <w:style w:type="character" w:customStyle="1" w:styleId="BodyTextIndentChar">
    <w:name w:val="Body Text Indent Char"/>
    <w:basedOn w:val="DefaultParagraphFont"/>
    <w:link w:val="BodyTextIndent"/>
    <w:uiPriority w:val="99"/>
    <w:locked/>
    <w:rsid w:val="00791001"/>
    <w:rPr>
      <w:rFonts w:ascii="Arial" w:hAnsi="Arial"/>
      <w:spacing w:val="8"/>
      <w:sz w:val="20"/>
      <w:lang w:val="en-GB" w:eastAsia="zh-CN"/>
    </w:rPr>
  </w:style>
  <w:style w:type="paragraph" w:styleId="Caption">
    <w:name w:val="caption"/>
    <w:aliases w:val="Caption-figure,CapAttn,Caption-figure1,CapAttn1"/>
    <w:basedOn w:val="Normal"/>
    <w:next w:val="Normal"/>
    <w:uiPriority w:val="99"/>
    <w:qFormat/>
    <w:rsid w:val="00791001"/>
    <w:pPr>
      <w:keepLines/>
      <w:widowControl w:val="0"/>
      <w:spacing w:before="120" w:after="120" w:line="240" w:lineRule="auto"/>
      <w:jc w:val="center"/>
    </w:pPr>
    <w:rPr>
      <w:rFonts w:ascii="Arial Black" w:eastAsia="平成角ゴシック W5" w:hAnsi="Arial Black" w:cs="Arial"/>
      <w:b/>
      <w:i/>
      <w:color w:val="FF00FF"/>
      <w:kern w:val="2"/>
      <w:sz w:val="16"/>
      <w:szCs w:val="20"/>
      <w:u w:val="wave"/>
      <w:lang w:eastAsia="ja-JP"/>
    </w:rPr>
  </w:style>
  <w:style w:type="paragraph" w:customStyle="1" w:styleId="Graphics">
    <w:name w:val="Graphics"/>
    <w:aliases w:val="GR"/>
    <w:basedOn w:val="PARAGRAPH"/>
    <w:uiPriority w:val="99"/>
    <w:rsid w:val="00791001"/>
    <w:pPr>
      <w:keepNext/>
      <w:keepLines/>
      <w:widowControl w:val="0"/>
      <w:jc w:val="center"/>
    </w:pPr>
    <w:rPr>
      <w:rFonts w:eastAsia="平成明朝"/>
      <w:lang w:eastAsia="fr-FR"/>
    </w:rPr>
  </w:style>
  <w:style w:type="paragraph" w:customStyle="1" w:styleId="itemizedparagraph">
    <w:name w:val="itemized paragraph"/>
    <w:aliases w:val="ip"/>
    <w:basedOn w:val="PARAGRAPH"/>
    <w:uiPriority w:val="99"/>
    <w:rsid w:val="00791001"/>
    <w:pPr>
      <w:spacing w:after="0"/>
      <w:ind w:left="561" w:hanging="561"/>
    </w:pPr>
    <w:rPr>
      <w:rFonts w:eastAsia="平成明朝"/>
      <w:lang w:eastAsia="fr-FR"/>
    </w:rPr>
  </w:style>
  <w:style w:type="paragraph" w:customStyle="1" w:styleId="itemNOTE">
    <w:name w:val="itemNOTE"/>
    <w:aliases w:val="ino"/>
    <w:basedOn w:val="NOTE"/>
    <w:uiPriority w:val="99"/>
    <w:rsid w:val="00791001"/>
    <w:pPr>
      <w:tabs>
        <w:tab w:val="left" w:pos="1276"/>
      </w:tabs>
      <w:ind w:left="567"/>
    </w:pPr>
    <w:rPr>
      <w:rFonts w:eastAsia="平成明朝"/>
      <w:b/>
      <w:lang w:eastAsia="fr-FR"/>
    </w:rPr>
  </w:style>
  <w:style w:type="paragraph" w:customStyle="1" w:styleId="leafNormal">
    <w:name w:val="leafNormal"/>
    <w:uiPriority w:val="99"/>
    <w:rsid w:val="00791001"/>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sz w:val="20"/>
      <w:szCs w:val="20"/>
      <w:lang w:eastAsia="ja-JP"/>
    </w:rPr>
  </w:style>
  <w:style w:type="paragraph" w:customStyle="1" w:styleId="list0">
    <w:name w:val="list0"/>
    <w:uiPriority w:val="99"/>
    <w:rsid w:val="00791001"/>
    <w:pPr>
      <w:tabs>
        <w:tab w:val="left" w:pos="720"/>
        <w:tab w:val="left" w:pos="2160"/>
        <w:tab w:val="left" w:pos="3600"/>
        <w:tab w:val="left" w:pos="5040"/>
      </w:tabs>
      <w:spacing w:before="66" w:after="58" w:line="232" w:lineRule="atLeast"/>
      <w:ind w:left="720" w:hanging="360"/>
    </w:pPr>
    <w:rPr>
      <w:rFonts w:ascii="Arial" w:eastAsia="平成明朝" w:hAnsi="Arial"/>
      <w:sz w:val="20"/>
      <w:szCs w:val="20"/>
      <w:lang w:eastAsia="ja-JP"/>
    </w:rPr>
  </w:style>
  <w:style w:type="paragraph" w:customStyle="1" w:styleId="spacer">
    <w:name w:val="spacer"/>
    <w:basedOn w:val="PARAGRAPH"/>
    <w:link w:val="spacerChar"/>
    <w:uiPriority w:val="99"/>
    <w:rsid w:val="00791001"/>
    <w:pPr>
      <w:spacing w:before="0" w:after="0"/>
    </w:pPr>
    <w:rPr>
      <w:rFonts w:cs="Times New Roman"/>
      <w:sz w:val="14"/>
    </w:rPr>
  </w:style>
  <w:style w:type="paragraph" w:customStyle="1" w:styleId="ObjectDescription">
    <w:name w:val="Object Description"/>
    <w:basedOn w:val="PARAGRAPH"/>
    <w:uiPriority w:val="99"/>
    <w:rsid w:val="00791001"/>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uiPriority w:val="99"/>
    <w:rsid w:val="00791001"/>
    <w:pPr>
      <w:pBdr>
        <w:top w:val="single" w:sz="6" w:space="0" w:color="auto"/>
      </w:pBdr>
      <w:tabs>
        <w:tab w:val="left" w:pos="3680"/>
        <w:tab w:val="left" w:pos="8180"/>
      </w:tabs>
    </w:pPr>
    <w:rPr>
      <w:rFonts w:ascii="New Century Schoolbook" w:eastAsia="平成明朝" w:hAnsi="New Century Schoolbook"/>
      <w:i/>
      <w:sz w:val="20"/>
      <w:szCs w:val="20"/>
      <w:lang w:eastAsia="ja-JP"/>
    </w:rPr>
  </w:style>
  <w:style w:type="paragraph" w:customStyle="1" w:styleId="oddHeader">
    <w:name w:val="oddHeader"/>
    <w:aliases w:val="oh"/>
    <w:uiPriority w:val="99"/>
    <w:rsid w:val="00791001"/>
    <w:pPr>
      <w:spacing w:after="300"/>
      <w:jc w:val="right"/>
    </w:pPr>
    <w:rPr>
      <w:rFonts w:ascii="New Century Schoolbook" w:eastAsia="平成明朝" w:hAnsi="New Century Schoolbook"/>
      <w:b/>
      <w:smallCaps/>
      <w:sz w:val="20"/>
      <w:szCs w:val="20"/>
      <w:lang w:eastAsia="ja-JP"/>
    </w:rPr>
  </w:style>
  <w:style w:type="paragraph" w:customStyle="1" w:styleId="t2">
    <w:name w:val="t2"/>
    <w:aliases w:val="post table space"/>
    <w:basedOn w:val="PARAGRAPH"/>
    <w:next w:val="PARAGRAPH"/>
    <w:uiPriority w:val="99"/>
    <w:rsid w:val="00791001"/>
    <w:pPr>
      <w:suppressLineNumbers/>
      <w:spacing w:after="0"/>
    </w:pPr>
    <w:rPr>
      <w:lang w:val="en-US" w:eastAsia="fr-FR"/>
    </w:rPr>
  </w:style>
  <w:style w:type="paragraph" w:customStyle="1" w:styleId="parm">
    <w:name w:val="parm"/>
    <w:basedOn w:val="PARAGRAPH"/>
    <w:uiPriority w:val="99"/>
    <w:rsid w:val="00791001"/>
    <w:pPr>
      <w:keepNext/>
      <w:keepLines/>
      <w:tabs>
        <w:tab w:val="left" w:pos="180"/>
        <w:tab w:val="left" w:pos="360"/>
        <w:tab w:val="left" w:pos="540"/>
        <w:tab w:val="left" w:pos="720"/>
        <w:tab w:val="left" w:pos="900"/>
        <w:tab w:val="left" w:pos="1080"/>
      </w:tabs>
      <w:spacing w:after="0"/>
      <w:ind w:right="85"/>
      <w:jc w:val="left"/>
    </w:pPr>
    <w:rPr>
      <w:rFonts w:eastAsia="平成明朝"/>
      <w:noProof/>
      <w:sz w:val="16"/>
      <w:lang w:eastAsia="fr-FR"/>
    </w:rPr>
  </w:style>
  <w:style w:type="paragraph" w:customStyle="1" w:styleId="prt">
    <w:name w:val="prt"/>
    <w:basedOn w:val="Normal"/>
    <w:uiPriority w:val="99"/>
    <w:rsid w:val="00791001"/>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spacing w:after="0" w:line="240" w:lineRule="auto"/>
    </w:pPr>
    <w:rPr>
      <w:rFonts w:ascii="Times New Roman" w:eastAsia="平成角ゴシック W5" w:hAnsi="Times New Roman" w:cs="Arial"/>
      <w:color w:val="000000"/>
      <w:kern w:val="2"/>
      <w:sz w:val="16"/>
      <w:szCs w:val="20"/>
      <w:u w:val="wave"/>
      <w:lang w:eastAsia="ja-JP"/>
    </w:rPr>
  </w:style>
  <w:style w:type="paragraph" w:customStyle="1" w:styleId="rirc">
    <w:name w:val="rirc"/>
    <w:basedOn w:val="PARAGRAPH"/>
    <w:uiPriority w:val="99"/>
    <w:rsid w:val="00791001"/>
    <w:pPr>
      <w:keepNext/>
      <w:keepLines/>
      <w:spacing w:after="0"/>
      <w:ind w:left="-80" w:right="90"/>
      <w:jc w:val="center"/>
    </w:pPr>
    <w:rPr>
      <w:rFonts w:eastAsia="平成明朝"/>
      <w:noProof/>
      <w:sz w:val="16"/>
      <w:lang w:eastAsia="fr-FR"/>
    </w:rPr>
  </w:style>
  <w:style w:type="paragraph" w:customStyle="1" w:styleId="Table">
    <w:name w:val="Table"/>
    <w:uiPriority w:val="99"/>
    <w:rsid w:val="00791001"/>
    <w:pPr>
      <w:keepNext/>
      <w:keepLines/>
      <w:tabs>
        <w:tab w:val="left" w:pos="180"/>
        <w:tab w:val="left" w:pos="360"/>
      </w:tabs>
      <w:spacing w:before="10" w:after="10"/>
    </w:pPr>
    <w:rPr>
      <w:rFonts w:ascii="Arial" w:eastAsia="平成明朝" w:hAnsi="Arial"/>
      <w:sz w:val="16"/>
      <w:szCs w:val="20"/>
      <w:lang w:eastAsia="ja-JP"/>
    </w:rPr>
  </w:style>
  <w:style w:type="paragraph" w:customStyle="1" w:styleId="TableAction">
    <w:name w:val="Table Action"/>
    <w:aliases w:val="ta"/>
    <w:basedOn w:val="PARAGRAPH"/>
    <w:uiPriority w:val="99"/>
    <w:rsid w:val="00791001"/>
    <w:pPr>
      <w:tabs>
        <w:tab w:val="left" w:pos="180"/>
        <w:tab w:val="left" w:pos="360"/>
      </w:tabs>
      <w:spacing w:before="10" w:after="10"/>
      <w:jc w:val="left"/>
    </w:pPr>
    <w:rPr>
      <w:rFonts w:eastAsia="平成明朝"/>
      <w:sz w:val="16"/>
      <w:lang w:eastAsia="fr-FR"/>
    </w:rPr>
  </w:style>
  <w:style w:type="paragraph" w:customStyle="1" w:styleId="TableEvent">
    <w:name w:val="Table Event"/>
    <w:basedOn w:val="PARAGRAPH"/>
    <w:uiPriority w:val="99"/>
    <w:rsid w:val="00791001"/>
    <w:pPr>
      <w:spacing w:before="0" w:after="0"/>
      <w:ind w:left="187" w:hanging="187"/>
      <w:jc w:val="left"/>
    </w:pPr>
    <w:rPr>
      <w:rFonts w:eastAsia="平成明朝"/>
      <w:sz w:val="14"/>
      <w:lang w:eastAsia="fr-FR"/>
    </w:rPr>
  </w:style>
  <w:style w:type="paragraph" w:customStyle="1" w:styleId="TableText-Itemized">
    <w:name w:val="TableText-Itemized"/>
    <w:basedOn w:val="TableText0"/>
    <w:uiPriority w:val="99"/>
    <w:rsid w:val="00791001"/>
    <w:pPr>
      <w:tabs>
        <w:tab w:val="left" w:pos="301"/>
        <w:tab w:val="left" w:pos="561"/>
        <w:tab w:val="left" w:pos="901"/>
      </w:tabs>
      <w:ind w:left="301" w:hanging="301"/>
    </w:pPr>
  </w:style>
  <w:style w:type="paragraph" w:customStyle="1" w:styleId="ObjTemplHdr">
    <w:name w:val="ObjTemplHdr"/>
    <w:basedOn w:val="objTemplate"/>
    <w:uiPriority w:val="99"/>
    <w:rsid w:val="00791001"/>
    <w:rPr>
      <w:b/>
    </w:rPr>
  </w:style>
  <w:style w:type="paragraph" w:customStyle="1" w:styleId="objTemplate">
    <w:name w:val="objTemplate"/>
    <w:basedOn w:val="Normal"/>
    <w:uiPriority w:val="99"/>
    <w:rsid w:val="00791001"/>
    <w:pPr>
      <w:keepLines/>
      <w:tabs>
        <w:tab w:val="left" w:pos="720"/>
        <w:tab w:val="left" w:pos="3060"/>
      </w:tabs>
      <w:spacing w:before="60" w:after="0" w:line="240" w:lineRule="auto"/>
      <w:ind w:right="85"/>
    </w:pPr>
    <w:rPr>
      <w:rFonts w:ascii="Arial" w:eastAsia="Times New Roman" w:hAnsi="Arial" w:cs="Arial"/>
      <w:spacing w:val="8"/>
      <w:sz w:val="18"/>
      <w:szCs w:val="20"/>
      <w:lang w:val="en-GB" w:eastAsia="fr-FR"/>
    </w:rPr>
  </w:style>
  <w:style w:type="paragraph" w:customStyle="1" w:styleId="title3">
    <w:name w:val="title3"/>
    <w:basedOn w:val="Title"/>
    <w:uiPriority w:val="99"/>
    <w:rsid w:val="00791001"/>
    <w:pPr>
      <w:keepNext/>
      <w:keepLines/>
      <w:widowControl w:val="0"/>
      <w:spacing w:before="100"/>
      <w:ind w:left="720" w:right="1440"/>
      <w:jc w:val="both"/>
    </w:pPr>
    <w:rPr>
      <w:noProof/>
      <w:spacing w:val="0"/>
      <w:kern w:val="0"/>
      <w:sz w:val="20"/>
      <w:lang w:eastAsia="fr-FR"/>
    </w:rPr>
  </w:style>
  <w:style w:type="paragraph" w:customStyle="1" w:styleId="TitleDef3">
    <w:name w:val="TitleDef3"/>
    <w:basedOn w:val="PARAGRAPH"/>
    <w:uiPriority w:val="99"/>
    <w:rsid w:val="00791001"/>
    <w:pPr>
      <w:tabs>
        <w:tab w:val="center" w:pos="4536"/>
        <w:tab w:val="right" w:pos="9072"/>
      </w:tabs>
      <w:ind w:left="720"/>
    </w:pPr>
    <w:rPr>
      <w:noProof/>
      <w:lang w:eastAsia="fr-FR"/>
    </w:rPr>
  </w:style>
  <w:style w:type="paragraph" w:customStyle="1" w:styleId="TitleDef4">
    <w:name w:val="TitleDef4"/>
    <w:basedOn w:val="PARAGRAPH"/>
    <w:uiPriority w:val="99"/>
    <w:rsid w:val="00791001"/>
    <w:pPr>
      <w:tabs>
        <w:tab w:val="center" w:pos="4536"/>
        <w:tab w:val="right" w:pos="9072"/>
      </w:tabs>
      <w:ind w:left="1080"/>
    </w:pPr>
    <w:rPr>
      <w:noProof/>
      <w:lang w:eastAsia="fr-FR"/>
    </w:rPr>
  </w:style>
  <w:style w:type="paragraph" w:customStyle="1" w:styleId="title4">
    <w:name w:val="title4"/>
    <w:basedOn w:val="title3"/>
    <w:uiPriority w:val="99"/>
    <w:rsid w:val="00791001"/>
    <w:pPr>
      <w:ind w:left="1080"/>
    </w:pPr>
  </w:style>
  <w:style w:type="paragraph" w:customStyle="1" w:styleId="title5">
    <w:name w:val="title5"/>
    <w:basedOn w:val="title2"/>
    <w:uiPriority w:val="99"/>
    <w:rsid w:val="00791001"/>
    <w:pPr>
      <w:ind w:left="1440"/>
    </w:pPr>
  </w:style>
  <w:style w:type="paragraph" w:customStyle="1" w:styleId="Titledef5">
    <w:name w:val="Titledef5"/>
    <w:basedOn w:val="PARAGRAPH"/>
    <w:uiPriority w:val="99"/>
    <w:rsid w:val="00791001"/>
    <w:pPr>
      <w:tabs>
        <w:tab w:val="center" w:pos="4536"/>
        <w:tab w:val="right" w:pos="9072"/>
      </w:tabs>
      <w:ind w:left="1440"/>
    </w:pPr>
    <w:rPr>
      <w:noProof/>
      <w:lang w:eastAsia="fr-FR"/>
    </w:rPr>
  </w:style>
  <w:style w:type="paragraph" w:customStyle="1" w:styleId="title6">
    <w:name w:val="title6"/>
    <w:basedOn w:val="title5"/>
    <w:uiPriority w:val="99"/>
    <w:rsid w:val="00791001"/>
    <w:pPr>
      <w:ind w:left="2160"/>
    </w:pPr>
  </w:style>
  <w:style w:type="paragraph" w:customStyle="1" w:styleId="Titledef6">
    <w:name w:val="Titledef6"/>
    <w:basedOn w:val="PARAGRAPH"/>
    <w:uiPriority w:val="99"/>
    <w:rsid w:val="00791001"/>
    <w:pPr>
      <w:keepLines/>
      <w:widowControl w:val="0"/>
      <w:ind w:left="2160" w:right="85"/>
    </w:pPr>
    <w:rPr>
      <w:noProof/>
      <w:spacing w:val="0"/>
      <w:lang w:eastAsia="fr-FR"/>
    </w:rPr>
  </w:style>
  <w:style w:type="paragraph" w:customStyle="1" w:styleId="title7">
    <w:name w:val="title7"/>
    <w:basedOn w:val="title6"/>
    <w:uiPriority w:val="99"/>
    <w:rsid w:val="00791001"/>
    <w:pPr>
      <w:ind w:left="2880"/>
    </w:pPr>
    <w:rPr>
      <w:noProof w:val="0"/>
    </w:rPr>
  </w:style>
  <w:style w:type="paragraph" w:customStyle="1" w:styleId="Titledef7">
    <w:name w:val="Titledef7"/>
    <w:basedOn w:val="PARAGRAPH"/>
    <w:uiPriority w:val="99"/>
    <w:rsid w:val="00791001"/>
    <w:pPr>
      <w:tabs>
        <w:tab w:val="center" w:pos="4536"/>
        <w:tab w:val="right" w:pos="9072"/>
      </w:tabs>
      <w:ind w:left="2880"/>
    </w:pPr>
    <w:rPr>
      <w:lang w:eastAsia="fr-FR"/>
    </w:rPr>
  </w:style>
  <w:style w:type="paragraph" w:customStyle="1" w:styleId="parm2">
    <w:name w:val="parm2"/>
    <w:basedOn w:val="parm"/>
    <w:uiPriority w:val="99"/>
    <w:rsid w:val="00791001"/>
  </w:style>
  <w:style w:type="paragraph" w:customStyle="1" w:styleId="ForwordIntroduction">
    <w:name w:val="Forword Introduction"/>
    <w:basedOn w:val="Normal"/>
    <w:uiPriority w:val="99"/>
    <w:rsid w:val="00791001"/>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line="240" w:lineRule="auto"/>
      <w:jc w:val="center"/>
      <w:textAlignment w:val="baseline"/>
    </w:pPr>
    <w:rPr>
      <w:rFonts w:ascii="Arial" w:eastAsia="Times New Roman" w:hAnsi="Arial" w:cs="Arial"/>
      <w:b/>
      <w:sz w:val="20"/>
      <w:szCs w:val="20"/>
      <w:lang w:eastAsia="zh-CN"/>
    </w:rPr>
  </w:style>
  <w:style w:type="character" w:styleId="FollowedHyperlink">
    <w:name w:val="FollowedHyperlink"/>
    <w:basedOn w:val="DefaultParagraphFont"/>
    <w:uiPriority w:val="99"/>
    <w:rsid w:val="00791001"/>
    <w:rPr>
      <w:rFonts w:cs="Times New Roman"/>
      <w:color w:val="0000FF"/>
      <w:u w:val="none"/>
    </w:rPr>
  </w:style>
  <w:style w:type="character" w:customStyle="1" w:styleId="SUPerscript">
    <w:name w:val="SUPerscript"/>
    <w:uiPriority w:val="99"/>
    <w:rsid w:val="00791001"/>
    <w:rPr>
      <w:kern w:val="0"/>
      <w:position w:val="6"/>
      <w:sz w:val="16"/>
    </w:rPr>
  </w:style>
  <w:style w:type="character" w:customStyle="1" w:styleId="SUBscript">
    <w:name w:val="SUBscript"/>
    <w:uiPriority w:val="99"/>
    <w:rsid w:val="00791001"/>
    <w:rPr>
      <w:kern w:val="0"/>
      <w:position w:val="-6"/>
      <w:sz w:val="16"/>
    </w:rPr>
  </w:style>
  <w:style w:type="paragraph" w:customStyle="1" w:styleId="Bullet">
    <w:name w:val="Bullet"/>
    <w:basedOn w:val="PARAGRAPH"/>
    <w:uiPriority w:val="99"/>
    <w:rsid w:val="00791001"/>
    <w:pPr>
      <w:keepNext/>
      <w:keepLines/>
      <w:tabs>
        <w:tab w:val="num" w:pos="906"/>
      </w:tabs>
      <w:snapToGrid/>
      <w:spacing w:after="20"/>
      <w:ind w:left="906" w:hanging="480"/>
    </w:pPr>
    <w:rPr>
      <w:rFonts w:eastAsia="平成明朝" w:cs="Times New Roman"/>
      <w:noProof/>
      <w:lang w:eastAsia="fr-FR"/>
    </w:rPr>
  </w:style>
  <w:style w:type="paragraph" w:customStyle="1" w:styleId="CODE">
    <w:name w:val="CODE"/>
    <w:basedOn w:val="PARAGRAPH"/>
    <w:uiPriority w:val="99"/>
    <w:rsid w:val="00791001"/>
    <w:pPr>
      <w:spacing w:before="60" w:after="60"/>
      <w:ind w:firstLine="720"/>
      <w:jc w:val="left"/>
    </w:pPr>
    <w:rPr>
      <w:rFonts w:ascii="Courier New" w:hAnsi="Courier New" w:cs="Courier New"/>
    </w:rPr>
  </w:style>
  <w:style w:type="paragraph" w:customStyle="1" w:styleId="t1">
    <w:name w:val="t1"/>
    <w:aliases w:val="inter-table space,inter table space"/>
    <w:basedOn w:val="Normal"/>
    <w:next w:val="Normal"/>
    <w:uiPriority w:val="99"/>
    <w:rsid w:val="00791001"/>
    <w:pPr>
      <w:keepNext/>
      <w:widowControl w:val="0"/>
      <w:spacing w:after="0" w:line="240" w:lineRule="auto"/>
      <w:jc w:val="both"/>
    </w:pPr>
    <w:rPr>
      <w:rFonts w:ascii="Arial" w:eastAsia="平成明朝" w:hAnsi="Arial" w:cs="Arial"/>
      <w:noProof/>
      <w:spacing w:val="8"/>
      <w:sz w:val="20"/>
      <w:szCs w:val="20"/>
      <w:lang w:val="en-GB" w:eastAsia="zh-CN"/>
    </w:rPr>
  </w:style>
  <w:style w:type="paragraph" w:customStyle="1" w:styleId="ItemIDSpec">
    <w:name w:val="ItemIDSpec"/>
    <w:basedOn w:val="Normal"/>
    <w:uiPriority w:val="99"/>
    <w:rsid w:val="00791001"/>
    <w:pPr>
      <w:keepNext/>
      <w:spacing w:before="60" w:after="60" w:line="240" w:lineRule="auto"/>
    </w:pPr>
    <w:rPr>
      <w:rFonts w:ascii="Arial" w:eastAsia="Times New Roman" w:hAnsi="Arial"/>
      <w:b/>
      <w:sz w:val="16"/>
      <w:szCs w:val="20"/>
    </w:rPr>
  </w:style>
  <w:style w:type="paragraph" w:customStyle="1" w:styleId="ItemIDSpecVal">
    <w:name w:val="ItemIDSpecVal"/>
    <w:basedOn w:val="ItemIDSpec"/>
    <w:uiPriority w:val="99"/>
    <w:rsid w:val="00791001"/>
    <w:rPr>
      <w:b w:val="0"/>
    </w:rPr>
  </w:style>
  <w:style w:type="paragraph" w:customStyle="1" w:styleId="Tree">
    <w:name w:val="Tree"/>
    <w:basedOn w:val="ItemIDSpec"/>
    <w:uiPriority w:val="99"/>
    <w:rsid w:val="00791001"/>
    <w:pPr>
      <w:spacing w:before="0" w:after="0"/>
    </w:pPr>
    <w:rPr>
      <w:sz w:val="24"/>
    </w:rPr>
  </w:style>
  <w:style w:type="paragraph" w:customStyle="1" w:styleId="TABLE-cell">
    <w:name w:val="TABLE-cell"/>
    <w:basedOn w:val="TABLE-col-heading"/>
    <w:uiPriority w:val="99"/>
    <w:rsid w:val="00791001"/>
    <w:pPr>
      <w:jc w:val="left"/>
    </w:pPr>
    <w:rPr>
      <w:b w:val="0"/>
      <w:bCs w:val="0"/>
    </w:rPr>
  </w:style>
  <w:style w:type="paragraph" w:styleId="BlockText">
    <w:name w:val="Block Text"/>
    <w:basedOn w:val="Normal"/>
    <w:uiPriority w:val="99"/>
    <w:rsid w:val="00791001"/>
    <w:pPr>
      <w:spacing w:after="120" w:line="240" w:lineRule="auto"/>
      <w:ind w:left="1440" w:right="1440"/>
      <w:jc w:val="both"/>
    </w:pPr>
    <w:rPr>
      <w:rFonts w:ascii="Arial" w:eastAsia="Times New Roman" w:hAnsi="Arial" w:cs="Arial"/>
      <w:spacing w:val="8"/>
      <w:sz w:val="20"/>
      <w:szCs w:val="20"/>
      <w:lang w:val="en-GB" w:eastAsia="zh-CN"/>
    </w:rPr>
  </w:style>
  <w:style w:type="paragraph" w:customStyle="1" w:styleId="AMD-Heading1">
    <w:name w:val="AMD-Heading1"/>
    <w:basedOn w:val="Heading1"/>
    <w:next w:val="PARAGRAPH"/>
    <w:uiPriority w:val="99"/>
    <w:rsid w:val="00791001"/>
    <w:pPr>
      <w:keepLines w:val="0"/>
      <w:suppressAutoHyphens/>
      <w:snapToGrid w:val="0"/>
      <w:spacing w:before="200" w:after="200" w:line="240" w:lineRule="auto"/>
      <w:ind w:left="397" w:hanging="397"/>
      <w:outlineLvl w:val="9"/>
    </w:pPr>
    <w:rPr>
      <w:rFonts w:eastAsia="Times New Roman" w:cs="Arial"/>
      <w:spacing w:val="8"/>
      <w:sz w:val="22"/>
      <w:szCs w:val="22"/>
      <w:lang w:val="en-GB" w:eastAsia="zh-CN"/>
    </w:rPr>
  </w:style>
  <w:style w:type="paragraph" w:customStyle="1" w:styleId="ParamDefCenter">
    <w:name w:val="ParamDefCenter"/>
    <w:basedOn w:val="TableWithTabs"/>
    <w:uiPriority w:val="99"/>
    <w:rsid w:val="00791001"/>
    <w:pPr>
      <w:jc w:val="center"/>
    </w:pPr>
  </w:style>
  <w:style w:type="paragraph" w:customStyle="1" w:styleId="TableHead0">
    <w:name w:val="TableHead"/>
    <w:basedOn w:val="Normal"/>
    <w:uiPriority w:val="99"/>
    <w:rsid w:val="00791001"/>
    <w:pPr>
      <w:keepNext/>
      <w:spacing w:after="0" w:line="240" w:lineRule="auto"/>
    </w:pPr>
    <w:rPr>
      <w:rFonts w:ascii="Arial" w:eastAsia="Times New Roman" w:hAnsi="Arial" w:cs="Arial"/>
      <w:b/>
      <w:sz w:val="16"/>
      <w:szCs w:val="16"/>
    </w:rPr>
  </w:style>
  <w:style w:type="paragraph" w:customStyle="1" w:styleId="Spacer0">
    <w:name w:val="Spacer"/>
    <w:basedOn w:val="Normal"/>
    <w:link w:val="SpacerChar0"/>
    <w:uiPriority w:val="99"/>
    <w:rsid w:val="00791001"/>
    <w:pPr>
      <w:widowControl w:val="0"/>
      <w:spacing w:after="0" w:line="240" w:lineRule="auto"/>
    </w:pPr>
    <w:rPr>
      <w:rFonts w:ascii="Times New Roman" w:hAnsi="Times New Roman"/>
      <w:sz w:val="20"/>
      <w:szCs w:val="20"/>
    </w:rPr>
  </w:style>
  <w:style w:type="paragraph" w:customStyle="1" w:styleId="TableTextWithTabsGray">
    <w:name w:val="TableTextWithTabsGray"/>
    <w:basedOn w:val="TableWithTabs"/>
    <w:uiPriority w:val="99"/>
    <w:rsid w:val="0079100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uiPriority w:val="99"/>
    <w:rsid w:val="00791001"/>
    <w:pPr>
      <w:keepLines w:val="0"/>
      <w:suppressAutoHyphens/>
      <w:snapToGrid w:val="0"/>
      <w:spacing w:before="100" w:after="100" w:line="240" w:lineRule="auto"/>
      <w:ind w:left="624" w:hanging="624"/>
      <w:outlineLvl w:val="9"/>
    </w:pPr>
    <w:rPr>
      <w:rFonts w:eastAsia="Times New Roman" w:cs="Arial"/>
      <w:spacing w:val="8"/>
      <w:sz w:val="22"/>
      <w:szCs w:val="22"/>
      <w:lang w:val="en-GB" w:eastAsia="zh-CN"/>
    </w:rPr>
  </w:style>
  <w:style w:type="character" w:customStyle="1" w:styleId="EquationCaption">
    <w:name w:val="_Equation Caption"/>
    <w:uiPriority w:val="99"/>
    <w:rsid w:val="00791001"/>
  </w:style>
  <w:style w:type="paragraph" w:customStyle="1" w:styleId="f0">
    <w:name w:val="f0"/>
    <w:aliases w:val="figure"/>
    <w:basedOn w:val="PARAGRAPH"/>
    <w:next w:val="PARAGRAPH"/>
    <w:uiPriority w:val="99"/>
    <w:rsid w:val="00791001"/>
    <w:pPr>
      <w:keepNext/>
      <w:widowControl w:val="0"/>
      <w:snapToGrid/>
      <w:jc w:val="center"/>
    </w:pPr>
    <w:rPr>
      <w:b/>
      <w:bCs/>
      <w:lang w:val="en-US" w:eastAsia="en-US"/>
    </w:rPr>
  </w:style>
  <w:style w:type="paragraph" w:customStyle="1" w:styleId="b1">
    <w:name w:val="b1"/>
    <w:aliases w:val="bullet 1,bullet"/>
    <w:basedOn w:val="PARAGRAPH"/>
    <w:uiPriority w:val="99"/>
    <w:rsid w:val="00791001"/>
    <w:pPr>
      <w:widowControl w:val="0"/>
      <w:snapToGrid/>
      <w:ind w:left="340"/>
    </w:pPr>
    <w:rPr>
      <w:lang w:val="en-US" w:eastAsia="en-US"/>
    </w:rPr>
  </w:style>
  <w:style w:type="paragraph" w:customStyle="1" w:styleId="b2">
    <w:name w:val="b2"/>
    <w:aliases w:val="bullet 2"/>
    <w:basedOn w:val="b1"/>
    <w:uiPriority w:val="99"/>
    <w:rsid w:val="00791001"/>
    <w:pPr>
      <w:ind w:left="680"/>
    </w:pPr>
  </w:style>
  <w:style w:type="paragraph" w:customStyle="1" w:styleId="n2">
    <w:name w:val="n2"/>
    <w:aliases w:val="note 2"/>
    <w:basedOn w:val="n1"/>
    <w:uiPriority w:val="99"/>
    <w:rsid w:val="00791001"/>
    <w:pPr>
      <w:snapToGrid/>
      <w:ind w:left="340"/>
    </w:pPr>
    <w:rPr>
      <w:lang w:eastAsia="en-US"/>
    </w:rPr>
  </w:style>
  <w:style w:type="paragraph" w:customStyle="1" w:styleId="eqn">
    <w:name w:val="eqn"/>
    <w:basedOn w:val="PARAGRAPH"/>
    <w:uiPriority w:val="99"/>
    <w:rsid w:val="00791001"/>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uiPriority w:val="99"/>
    <w:rsid w:val="00791001"/>
    <w:pPr>
      <w:spacing w:line="240" w:lineRule="auto"/>
    </w:pPr>
    <w:rPr>
      <w:b/>
      <w:bCs/>
      <w:sz w:val="18"/>
      <w:szCs w:val="18"/>
    </w:rPr>
  </w:style>
  <w:style w:type="paragraph" w:customStyle="1" w:styleId="cn">
    <w:name w:val="cn"/>
    <w:aliases w:val="cell normal"/>
    <w:basedOn w:val="PARAGRAPH"/>
    <w:uiPriority w:val="99"/>
    <w:rsid w:val="00791001"/>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uiPriority w:val="99"/>
    <w:rsid w:val="00791001"/>
    <w:pPr>
      <w:jc w:val="center"/>
    </w:pPr>
  </w:style>
  <w:style w:type="paragraph" w:customStyle="1" w:styleId="cnc">
    <w:name w:val="cnc"/>
    <w:aliases w:val="cell normal centered"/>
    <w:basedOn w:val="cn"/>
    <w:uiPriority w:val="99"/>
    <w:rsid w:val="00791001"/>
    <w:pPr>
      <w:jc w:val="center"/>
    </w:pPr>
  </w:style>
  <w:style w:type="paragraph" w:customStyle="1" w:styleId="cn1">
    <w:name w:val="cn1"/>
    <w:aliases w:val="cell normal 1"/>
    <w:basedOn w:val="cn"/>
    <w:uiPriority w:val="99"/>
    <w:rsid w:val="00791001"/>
    <w:pPr>
      <w:ind w:left="280"/>
    </w:pPr>
  </w:style>
  <w:style w:type="paragraph" w:customStyle="1" w:styleId="cn2">
    <w:name w:val="cn2"/>
    <w:aliases w:val="cell normal 2"/>
    <w:basedOn w:val="cn"/>
    <w:uiPriority w:val="99"/>
    <w:rsid w:val="00791001"/>
    <w:pPr>
      <w:ind w:left="560"/>
    </w:pPr>
  </w:style>
  <w:style w:type="paragraph" w:customStyle="1" w:styleId="ct">
    <w:name w:val="ct"/>
    <w:aliases w:val="cell title"/>
    <w:basedOn w:val="cn"/>
    <w:uiPriority w:val="99"/>
    <w:rsid w:val="00791001"/>
    <w:rPr>
      <w:b/>
      <w:bCs/>
    </w:rPr>
  </w:style>
  <w:style w:type="paragraph" w:customStyle="1" w:styleId="n3">
    <w:name w:val="n3"/>
    <w:aliases w:val="note 3"/>
    <w:basedOn w:val="n2"/>
    <w:uiPriority w:val="99"/>
    <w:rsid w:val="00791001"/>
    <w:pPr>
      <w:ind w:left="680"/>
    </w:pPr>
  </w:style>
  <w:style w:type="paragraph" w:customStyle="1" w:styleId="b3">
    <w:name w:val="b3"/>
    <w:aliases w:val="bullet 3"/>
    <w:basedOn w:val="b2"/>
    <w:uiPriority w:val="99"/>
    <w:rsid w:val="00791001"/>
    <w:pPr>
      <w:ind w:left="1021"/>
    </w:pPr>
  </w:style>
  <w:style w:type="paragraph" w:customStyle="1" w:styleId="ctc">
    <w:name w:val="ctc"/>
    <w:aliases w:val="cell title centered"/>
    <w:basedOn w:val="ct"/>
    <w:uiPriority w:val="99"/>
    <w:rsid w:val="00791001"/>
    <w:pPr>
      <w:jc w:val="center"/>
    </w:pPr>
  </w:style>
  <w:style w:type="paragraph" w:customStyle="1" w:styleId="n4">
    <w:name w:val="n4"/>
    <w:aliases w:val="note 4"/>
    <w:basedOn w:val="n3"/>
    <w:uiPriority w:val="99"/>
    <w:rsid w:val="00791001"/>
    <w:pPr>
      <w:ind w:left="1021"/>
    </w:pPr>
  </w:style>
  <w:style w:type="paragraph" w:customStyle="1" w:styleId="b4">
    <w:name w:val="b4"/>
    <w:aliases w:val="bullet 4"/>
    <w:basedOn w:val="b3"/>
    <w:uiPriority w:val="99"/>
    <w:rsid w:val="00791001"/>
    <w:pPr>
      <w:ind w:left="1361"/>
    </w:pPr>
  </w:style>
  <w:style w:type="paragraph" w:customStyle="1" w:styleId="b5">
    <w:name w:val="b5"/>
    <w:aliases w:val="bullet 5"/>
    <w:basedOn w:val="b4"/>
    <w:uiPriority w:val="99"/>
    <w:rsid w:val="00791001"/>
    <w:pPr>
      <w:ind w:left="1702"/>
    </w:pPr>
  </w:style>
  <w:style w:type="paragraph" w:customStyle="1" w:styleId="cncd">
    <w:name w:val="cncd"/>
    <w:aliases w:val="cell normal centered decimal"/>
    <w:basedOn w:val="cnc"/>
    <w:uiPriority w:val="99"/>
    <w:rsid w:val="00791001"/>
    <w:pPr>
      <w:tabs>
        <w:tab w:val="decimal" w:pos="220"/>
      </w:tabs>
      <w:jc w:val="left"/>
    </w:pPr>
  </w:style>
  <w:style w:type="paragraph" w:customStyle="1" w:styleId="cnco">
    <w:name w:val="cnco"/>
    <w:aliases w:val="cell normal centered courier"/>
    <w:basedOn w:val="cnc"/>
    <w:uiPriority w:val="99"/>
    <w:rsid w:val="00791001"/>
    <w:rPr>
      <w:rFonts w:ascii="Courier New" w:hAnsi="Courier New" w:cs="Courier New"/>
    </w:rPr>
  </w:style>
  <w:style w:type="paragraph" w:customStyle="1" w:styleId="code0">
    <w:name w:val="code"/>
    <w:basedOn w:val="PARAGRAPH"/>
    <w:uiPriority w:val="99"/>
    <w:rsid w:val="00791001"/>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uiPriority w:val="99"/>
    <w:rsid w:val="00791001"/>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color w:val="FF00FF"/>
      <w:sz w:val="20"/>
      <w:lang w:eastAsia="en-US"/>
    </w:rPr>
  </w:style>
  <w:style w:type="character" w:styleId="LineNumber">
    <w:name w:val="line number"/>
    <w:basedOn w:val="DefaultParagraphFont"/>
    <w:uiPriority w:val="99"/>
    <w:rsid w:val="00791001"/>
    <w:rPr>
      <w:rFonts w:cs="Times New Roman"/>
    </w:rPr>
  </w:style>
  <w:style w:type="paragraph" w:customStyle="1" w:styleId="n5">
    <w:name w:val="n5"/>
    <w:aliases w:val="note 5"/>
    <w:basedOn w:val="n4"/>
    <w:uiPriority w:val="99"/>
    <w:rsid w:val="00791001"/>
    <w:pPr>
      <w:ind w:left="1361"/>
    </w:pPr>
  </w:style>
  <w:style w:type="paragraph" w:styleId="Index1">
    <w:name w:val="index 1"/>
    <w:basedOn w:val="PARAGRAPH"/>
    <w:uiPriority w:val="99"/>
    <w:rsid w:val="00791001"/>
    <w:pPr>
      <w:snapToGrid/>
      <w:spacing w:before="0" w:after="0"/>
      <w:ind w:left="200" w:hanging="200"/>
      <w:jc w:val="left"/>
    </w:pPr>
    <w:rPr>
      <w:sz w:val="18"/>
      <w:lang w:val="en-US" w:eastAsia="en-US"/>
    </w:rPr>
  </w:style>
  <w:style w:type="paragraph" w:styleId="MessageHeader">
    <w:name w:val="Message Header"/>
    <w:basedOn w:val="Normal"/>
    <w:link w:val="MessageHeaderChar"/>
    <w:uiPriority w:val="99"/>
    <w:rsid w:val="00791001"/>
    <w:pPr>
      <w:spacing w:before="100" w:line="240" w:lineRule="auto"/>
      <w:ind w:left="1134" w:hanging="1134"/>
      <w:jc w:val="both"/>
    </w:pPr>
    <w:rPr>
      <w:rFonts w:ascii="Arial" w:hAnsi="Arial"/>
      <w:noProof/>
      <w:color w:val="FF00FF"/>
      <w:spacing w:val="8"/>
      <w:szCs w:val="24"/>
      <w:u w:val="wave"/>
    </w:rPr>
  </w:style>
  <w:style w:type="character" w:customStyle="1" w:styleId="MessageHeaderChar">
    <w:name w:val="Message Header Char"/>
    <w:basedOn w:val="DefaultParagraphFont"/>
    <w:link w:val="MessageHeader"/>
    <w:uiPriority w:val="99"/>
    <w:locked/>
    <w:rsid w:val="00791001"/>
    <w:rPr>
      <w:rFonts w:ascii="Arial" w:hAnsi="Arial"/>
      <w:noProof/>
      <w:color w:val="FF00FF"/>
      <w:spacing w:val="8"/>
      <w:sz w:val="24"/>
      <w:u w:val="wave"/>
    </w:rPr>
  </w:style>
  <w:style w:type="paragraph" w:styleId="Index2">
    <w:name w:val="index 2"/>
    <w:basedOn w:val="Index1"/>
    <w:uiPriority w:val="99"/>
    <w:rsid w:val="00791001"/>
    <w:pPr>
      <w:ind w:left="400"/>
    </w:pPr>
  </w:style>
  <w:style w:type="paragraph" w:styleId="Index3">
    <w:name w:val="index 3"/>
    <w:basedOn w:val="Index2"/>
    <w:uiPriority w:val="99"/>
    <w:rsid w:val="00791001"/>
    <w:pPr>
      <w:ind w:left="600"/>
    </w:pPr>
  </w:style>
  <w:style w:type="paragraph" w:styleId="Index4">
    <w:name w:val="index 4"/>
    <w:basedOn w:val="Index3"/>
    <w:uiPriority w:val="99"/>
    <w:rsid w:val="00791001"/>
    <w:pPr>
      <w:ind w:left="800"/>
    </w:pPr>
  </w:style>
  <w:style w:type="paragraph" w:styleId="Index5">
    <w:name w:val="index 5"/>
    <w:basedOn w:val="Normal"/>
    <w:uiPriority w:val="99"/>
    <w:rsid w:val="00791001"/>
    <w:pPr>
      <w:tabs>
        <w:tab w:val="right" w:pos="9071"/>
      </w:tabs>
      <w:spacing w:before="100" w:after="0" w:line="240" w:lineRule="auto"/>
      <w:ind w:left="1000" w:hanging="200"/>
      <w:jc w:val="both"/>
    </w:pPr>
    <w:rPr>
      <w:rFonts w:ascii="Arial" w:eastAsia="Times New Roman" w:hAnsi="Arial" w:cs="Arial"/>
      <w:noProof/>
      <w:color w:val="FF00FF"/>
      <w:spacing w:val="8"/>
      <w:sz w:val="18"/>
      <w:szCs w:val="20"/>
      <w:u w:val="wave"/>
    </w:rPr>
  </w:style>
  <w:style w:type="paragraph" w:styleId="Index6">
    <w:name w:val="index 6"/>
    <w:basedOn w:val="Normal"/>
    <w:uiPriority w:val="99"/>
    <w:rsid w:val="00791001"/>
    <w:pPr>
      <w:tabs>
        <w:tab w:val="right" w:pos="9071"/>
      </w:tabs>
      <w:spacing w:before="100" w:after="0" w:line="240" w:lineRule="auto"/>
      <w:ind w:left="1200" w:hanging="200"/>
      <w:jc w:val="both"/>
    </w:pPr>
    <w:rPr>
      <w:rFonts w:ascii="Arial" w:eastAsia="Times New Roman" w:hAnsi="Arial" w:cs="Arial"/>
      <w:noProof/>
      <w:color w:val="FF00FF"/>
      <w:spacing w:val="8"/>
      <w:sz w:val="18"/>
      <w:szCs w:val="20"/>
      <w:u w:val="wave"/>
    </w:rPr>
  </w:style>
  <w:style w:type="paragraph" w:styleId="Index7">
    <w:name w:val="index 7"/>
    <w:basedOn w:val="Normal"/>
    <w:uiPriority w:val="99"/>
    <w:rsid w:val="00791001"/>
    <w:pPr>
      <w:tabs>
        <w:tab w:val="right" w:pos="9071"/>
      </w:tabs>
      <w:spacing w:before="100" w:after="0" w:line="240" w:lineRule="auto"/>
      <w:ind w:left="1400" w:hanging="200"/>
      <w:jc w:val="both"/>
    </w:pPr>
    <w:rPr>
      <w:rFonts w:ascii="Arial" w:eastAsia="Times New Roman" w:hAnsi="Arial" w:cs="Arial"/>
      <w:noProof/>
      <w:color w:val="FF00FF"/>
      <w:spacing w:val="8"/>
      <w:sz w:val="18"/>
      <w:szCs w:val="20"/>
      <w:u w:val="wave"/>
    </w:rPr>
  </w:style>
  <w:style w:type="paragraph" w:styleId="Index8">
    <w:name w:val="index 8"/>
    <w:basedOn w:val="Normal"/>
    <w:uiPriority w:val="99"/>
    <w:rsid w:val="00791001"/>
    <w:pPr>
      <w:tabs>
        <w:tab w:val="right" w:pos="9071"/>
      </w:tabs>
      <w:spacing w:before="100" w:after="0" w:line="240" w:lineRule="auto"/>
      <w:ind w:left="1600" w:hanging="200"/>
      <w:jc w:val="both"/>
    </w:pPr>
    <w:rPr>
      <w:rFonts w:ascii="Arial" w:eastAsia="Times New Roman" w:hAnsi="Arial" w:cs="Arial"/>
      <w:noProof/>
      <w:color w:val="FF00FF"/>
      <w:spacing w:val="8"/>
      <w:sz w:val="18"/>
      <w:szCs w:val="20"/>
      <w:u w:val="wave"/>
    </w:rPr>
  </w:style>
  <w:style w:type="paragraph" w:styleId="Index9">
    <w:name w:val="index 9"/>
    <w:basedOn w:val="Normal"/>
    <w:uiPriority w:val="99"/>
    <w:rsid w:val="00791001"/>
    <w:pPr>
      <w:tabs>
        <w:tab w:val="right" w:pos="9071"/>
      </w:tabs>
      <w:spacing w:before="100" w:after="0" w:line="240" w:lineRule="auto"/>
      <w:ind w:left="1800" w:hanging="200"/>
      <w:jc w:val="both"/>
    </w:pPr>
    <w:rPr>
      <w:rFonts w:ascii="Arial" w:eastAsia="Times New Roman" w:hAnsi="Arial" w:cs="Arial"/>
      <w:noProof/>
      <w:color w:val="FF00FF"/>
      <w:spacing w:val="8"/>
      <w:sz w:val="18"/>
      <w:szCs w:val="20"/>
      <w:u w:val="wave"/>
    </w:rPr>
  </w:style>
  <w:style w:type="paragraph" w:styleId="IndexHeading">
    <w:name w:val="index heading"/>
    <w:basedOn w:val="PARAGRAPH"/>
    <w:next w:val="Index1"/>
    <w:uiPriority w:val="99"/>
    <w:rsid w:val="00791001"/>
    <w:pPr>
      <w:snapToGrid/>
      <w:spacing w:before="240" w:after="120"/>
      <w:jc w:val="center"/>
    </w:pPr>
    <w:rPr>
      <w:b/>
      <w:sz w:val="26"/>
      <w:lang w:val="en-US" w:eastAsia="en-US"/>
    </w:rPr>
  </w:style>
  <w:style w:type="paragraph" w:customStyle="1" w:styleId="n6">
    <w:name w:val="n6"/>
    <w:aliases w:val="note 6"/>
    <w:basedOn w:val="n5"/>
    <w:uiPriority w:val="99"/>
    <w:rsid w:val="00791001"/>
    <w:pPr>
      <w:ind w:left="1702"/>
    </w:pPr>
  </w:style>
  <w:style w:type="paragraph" w:customStyle="1" w:styleId="chr">
    <w:name w:val="chr"/>
    <w:aliases w:val="cell header right"/>
    <w:basedOn w:val="ch"/>
    <w:uiPriority w:val="99"/>
    <w:rsid w:val="00791001"/>
    <w:pPr>
      <w:jc w:val="right"/>
    </w:pPr>
  </w:style>
  <w:style w:type="paragraph" w:customStyle="1" w:styleId="dc">
    <w:name w:val="dc"/>
    <w:aliases w:val="definition cell"/>
    <w:basedOn w:val="PARAGRAPH"/>
    <w:uiPriority w:val="99"/>
    <w:rsid w:val="00791001"/>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uiPriority w:val="99"/>
    <w:rsid w:val="00791001"/>
    <w:pPr>
      <w:keepLines/>
      <w:tabs>
        <w:tab w:val="left" w:pos="284"/>
        <w:tab w:val="left" w:pos="567"/>
        <w:tab w:val="left" w:pos="1134"/>
        <w:tab w:val="left" w:pos="1701"/>
      </w:tabs>
      <w:suppressAutoHyphens/>
      <w:spacing w:before="60" w:after="60" w:line="240" w:lineRule="auto"/>
    </w:pPr>
    <w:rPr>
      <w:rFonts w:ascii="Times New Roman" w:eastAsia="Times New Roman" w:hAnsi="Times New Roman"/>
      <w:sz w:val="16"/>
      <w:szCs w:val="16"/>
      <w:lang w:val="en-GB"/>
    </w:rPr>
  </w:style>
  <w:style w:type="character" w:styleId="Strong">
    <w:name w:val="Strong"/>
    <w:basedOn w:val="DefaultParagraphFont"/>
    <w:uiPriority w:val="99"/>
    <w:qFormat/>
    <w:rsid w:val="00791001"/>
    <w:rPr>
      <w:rFonts w:cs="Times New Roman"/>
      <w:b/>
    </w:rPr>
  </w:style>
  <w:style w:type="paragraph" w:customStyle="1" w:styleId="definition1">
    <w:name w:val="definition 1"/>
    <w:aliases w:val="d1"/>
    <w:basedOn w:val="Heading3"/>
    <w:uiPriority w:val="99"/>
    <w:rsid w:val="00791001"/>
    <w:pPr>
      <w:keepNext w:val="0"/>
      <w:tabs>
        <w:tab w:val="left" w:pos="840"/>
      </w:tabs>
      <w:suppressAutoHyphens/>
      <w:spacing w:before="100" w:after="100" w:line="240" w:lineRule="auto"/>
      <w:ind w:left="840" w:hanging="840"/>
    </w:pPr>
    <w:rPr>
      <w:rFonts w:eastAsia="Times New Roman" w:cs="Arial"/>
      <w:spacing w:val="8"/>
      <w:kern w:val="28"/>
      <w:sz w:val="20"/>
    </w:rPr>
  </w:style>
  <w:style w:type="paragraph" w:customStyle="1" w:styleId="Index-contents">
    <w:name w:val="Index-contents"/>
    <w:basedOn w:val="PARAGRAPH"/>
    <w:uiPriority w:val="99"/>
    <w:rsid w:val="00791001"/>
    <w:pPr>
      <w:snapToGrid/>
      <w:jc w:val="center"/>
    </w:pPr>
    <w:rPr>
      <w:b/>
      <w:bCs/>
      <w:sz w:val="28"/>
      <w:szCs w:val="28"/>
      <w:lang w:val="en-US" w:eastAsia="en-US"/>
    </w:rPr>
  </w:style>
  <w:style w:type="character" w:styleId="Emphasis">
    <w:name w:val="Emphasis"/>
    <w:basedOn w:val="DefaultParagraphFont"/>
    <w:uiPriority w:val="99"/>
    <w:qFormat/>
    <w:rsid w:val="00791001"/>
    <w:rPr>
      <w:rFonts w:cs="Times New Roman"/>
      <w:i/>
    </w:rPr>
  </w:style>
  <w:style w:type="paragraph" w:customStyle="1" w:styleId="cp">
    <w:name w:val="cp"/>
    <w:aliases w:val="cell parameter"/>
    <w:basedOn w:val="cn"/>
    <w:uiPriority w:val="99"/>
    <w:rsid w:val="00791001"/>
    <w:pPr>
      <w:ind w:left="280"/>
    </w:pPr>
  </w:style>
  <w:style w:type="paragraph" w:customStyle="1" w:styleId="chrm">
    <w:name w:val="chrm"/>
    <w:aliases w:val="cell header right small caps"/>
    <w:basedOn w:val="chr"/>
    <w:next w:val="ch"/>
    <w:uiPriority w:val="99"/>
    <w:rsid w:val="00791001"/>
    <w:rPr>
      <w:smallCaps/>
    </w:rPr>
  </w:style>
  <w:style w:type="paragraph" w:customStyle="1" w:styleId="Default">
    <w:name w:val="Default"/>
    <w:uiPriority w:val="99"/>
    <w:rsid w:val="00791001"/>
    <w:pPr>
      <w:autoSpaceDE w:val="0"/>
      <w:autoSpaceDN w:val="0"/>
      <w:adjustRightInd w:val="0"/>
    </w:pPr>
    <w:rPr>
      <w:rFonts w:ascii="Times New Roman" w:eastAsia="Times New Roman" w:hAnsi="Times New Roman"/>
      <w:color w:val="000000"/>
      <w:sz w:val="24"/>
      <w:szCs w:val="24"/>
    </w:rPr>
  </w:style>
  <w:style w:type="paragraph" w:customStyle="1" w:styleId="TableTextHanging">
    <w:name w:val="TableText Hanging"/>
    <w:basedOn w:val="TableText0"/>
    <w:uiPriority w:val="99"/>
    <w:rsid w:val="00791001"/>
    <w:pPr>
      <w:tabs>
        <w:tab w:val="clear" w:pos="252"/>
        <w:tab w:val="clear" w:pos="522"/>
        <w:tab w:val="left" w:pos="1242"/>
        <w:tab w:val="left" w:pos="1512"/>
      </w:tabs>
      <w:ind w:left="1512" w:hanging="1512"/>
    </w:pPr>
  </w:style>
  <w:style w:type="character" w:customStyle="1" w:styleId="LNeitzel">
    <w:name w:val="LNeitzel"/>
    <w:uiPriority w:val="99"/>
    <w:semiHidden/>
    <w:rsid w:val="00791001"/>
    <w:rPr>
      <w:rFonts w:ascii="Arial" w:hAnsi="Arial"/>
      <w:color w:val="000080"/>
      <w:sz w:val="20"/>
    </w:rPr>
  </w:style>
  <w:style w:type="paragraph" w:customStyle="1" w:styleId="OPC-UATerm">
    <w:name w:val="OPC-UA_Term"/>
    <w:basedOn w:val="PARAGRAPH"/>
    <w:link w:val="OPC-UATermZchn"/>
    <w:uiPriority w:val="99"/>
    <w:rsid w:val="00791001"/>
    <w:rPr>
      <w:rFonts w:cs="Times New Roman"/>
      <w:i/>
      <w:lang w:val="en-US"/>
    </w:rPr>
  </w:style>
  <w:style w:type="character" w:customStyle="1" w:styleId="OPC-UATermZchn">
    <w:name w:val="OPC-UA_Term Zchn"/>
    <w:link w:val="OPC-UATerm"/>
    <w:uiPriority w:val="99"/>
    <w:locked/>
    <w:rsid w:val="00791001"/>
    <w:rPr>
      <w:rFonts w:ascii="Arial" w:hAnsi="Arial"/>
      <w:i/>
      <w:spacing w:val="8"/>
      <w:sz w:val="20"/>
      <w:lang w:eastAsia="zh-CN"/>
    </w:rPr>
  </w:style>
  <w:style w:type="paragraph" w:customStyle="1" w:styleId="ReferenceDocumentsLeader">
    <w:name w:val="ReferenceDocuments Leader"/>
    <w:basedOn w:val="ReferenceDocuments"/>
    <w:uiPriority w:val="99"/>
    <w:rsid w:val="00791001"/>
    <w:pPr>
      <w:spacing w:before="200" w:after="100"/>
    </w:pPr>
    <w:rPr>
      <w:lang w:val="en-US"/>
    </w:rPr>
  </w:style>
  <w:style w:type="character" w:customStyle="1" w:styleId="PARAGRAPHKWNPChar">
    <w:name w:val="PARAGRAPH KWNP Char"/>
    <w:link w:val="PARAGRAPHKWNP"/>
    <w:uiPriority w:val="99"/>
    <w:locked/>
    <w:rsid w:val="00791001"/>
    <w:rPr>
      <w:rFonts w:ascii="Arial" w:hAnsi="Arial"/>
      <w:spacing w:val="8"/>
      <w:sz w:val="20"/>
      <w:lang w:val="en-GB" w:eastAsia="fr-FR"/>
    </w:rPr>
  </w:style>
  <w:style w:type="character" w:customStyle="1" w:styleId="termdef">
    <w:name w:val="termdef"/>
    <w:uiPriority w:val="99"/>
    <w:rsid w:val="00791001"/>
    <w:rPr>
      <w:color w:val="850021"/>
    </w:rPr>
  </w:style>
  <w:style w:type="character" w:customStyle="1" w:styleId="EmailStyle204">
    <w:name w:val="EmailStyle204"/>
    <w:uiPriority w:val="99"/>
    <w:rsid w:val="00791001"/>
    <w:rPr>
      <w:rFonts w:ascii="Arial" w:hAnsi="Arial"/>
      <w:color w:val="000080"/>
      <w:sz w:val="20"/>
    </w:rPr>
  </w:style>
  <w:style w:type="character" w:customStyle="1" w:styleId="PARAGRAPHChar1">
    <w:name w:val="PARAGRAPH Char1"/>
    <w:aliases w:val="PA Char1"/>
    <w:uiPriority w:val="99"/>
    <w:locked/>
    <w:rsid w:val="00791001"/>
    <w:rPr>
      <w:rFonts w:ascii="Arial" w:hAnsi="Arial"/>
      <w:spacing w:val="8"/>
      <w:lang w:val="en-GB" w:eastAsia="zh-CN"/>
    </w:rPr>
  </w:style>
  <w:style w:type="paragraph" w:customStyle="1" w:styleId="TableTextGray1">
    <w:name w:val="TableTextGray1"/>
    <w:basedOn w:val="TableText0"/>
    <w:uiPriority w:val="99"/>
    <w:rsid w:val="00791001"/>
    <w:pPr>
      <w:tabs>
        <w:tab w:val="clear" w:pos="252"/>
        <w:tab w:val="left" w:pos="162"/>
        <w:tab w:val="left" w:pos="342"/>
        <w:tab w:val="left" w:pos="702"/>
        <w:tab w:val="left" w:pos="882"/>
      </w:tabs>
    </w:pPr>
    <w:rPr>
      <w:color w:val="808080"/>
    </w:rPr>
  </w:style>
  <w:style w:type="paragraph" w:customStyle="1" w:styleId="TableText10">
    <w:name w:val="TableText1"/>
    <w:basedOn w:val="Normal"/>
    <w:uiPriority w:val="99"/>
    <w:rsid w:val="00791001"/>
    <w:pPr>
      <w:keepNext/>
      <w:tabs>
        <w:tab w:val="left" w:pos="252"/>
        <w:tab w:val="left" w:pos="522"/>
      </w:tabs>
      <w:spacing w:before="10" w:after="10" w:line="240" w:lineRule="auto"/>
    </w:pPr>
    <w:rPr>
      <w:rFonts w:ascii="Arial" w:eastAsia="Times New Roman" w:hAnsi="Arial"/>
      <w:color w:val="000000"/>
      <w:sz w:val="16"/>
      <w:szCs w:val="20"/>
    </w:rPr>
  </w:style>
  <w:style w:type="character" w:customStyle="1" w:styleId="Reference1">
    <w:name w:val="Reference1"/>
    <w:uiPriority w:val="99"/>
    <w:rsid w:val="00791001"/>
    <w:rPr>
      <w:rFonts w:ascii="Arial" w:hAnsi="Arial"/>
      <w:noProof/>
      <w:sz w:val="20"/>
    </w:rPr>
  </w:style>
  <w:style w:type="character" w:customStyle="1" w:styleId="VARIABLE1">
    <w:name w:val="VARIABLE1"/>
    <w:uiPriority w:val="99"/>
    <w:rsid w:val="00791001"/>
    <w:rPr>
      <w:rFonts w:ascii="Times New Roman" w:hAnsi="Times New Roman"/>
      <w:i/>
    </w:rPr>
  </w:style>
  <w:style w:type="paragraph" w:customStyle="1" w:styleId="TableText11">
    <w:name w:val="Table Text1"/>
    <w:basedOn w:val="BodyText"/>
    <w:uiPriority w:val="99"/>
    <w:rsid w:val="00791001"/>
    <w:pPr>
      <w:keepNext/>
      <w:tabs>
        <w:tab w:val="left" w:pos="252"/>
        <w:tab w:val="left" w:pos="522"/>
      </w:tabs>
      <w:suppressAutoHyphens w:val="0"/>
      <w:spacing w:before="60" w:after="0" w:line="240" w:lineRule="auto"/>
    </w:pPr>
    <w:rPr>
      <w:rFonts w:ascii="Arial" w:hAnsi="Arial" w:cs="Times New Roman"/>
      <w:color w:val="000000"/>
      <w:kern w:val="0"/>
      <w:sz w:val="16"/>
      <w:lang w:eastAsia="en-US"/>
    </w:rPr>
  </w:style>
  <w:style w:type="paragraph" w:customStyle="1" w:styleId="Glossary1">
    <w:name w:val="Glossary1"/>
    <w:basedOn w:val="Heading2"/>
    <w:uiPriority w:val="99"/>
    <w:rsid w:val="00791001"/>
    <w:pPr>
      <w:keepNext w:val="0"/>
      <w:numPr>
        <w:ilvl w:val="0"/>
        <w:numId w:val="0"/>
      </w:numPr>
      <w:tabs>
        <w:tab w:val="left" w:pos="426"/>
      </w:tabs>
      <w:snapToGrid w:val="0"/>
      <w:spacing w:before="0" w:after="120" w:line="240" w:lineRule="auto"/>
      <w:ind w:left="426" w:hanging="426"/>
    </w:pPr>
    <w:rPr>
      <w:rFonts w:eastAsia="Times New Roman" w:cs="Arial"/>
      <w:sz w:val="22"/>
      <w:szCs w:val="22"/>
      <w:lang w:val="en-GB" w:eastAsia="zh-CN"/>
    </w:rPr>
  </w:style>
  <w:style w:type="paragraph" w:customStyle="1" w:styleId="n11">
    <w:name w:val="n11"/>
    <w:aliases w:val="note 11"/>
    <w:basedOn w:val="NOTE"/>
    <w:uiPriority w:val="99"/>
    <w:rsid w:val="00791001"/>
    <w:rPr>
      <w:lang w:val="en-US"/>
    </w:rPr>
  </w:style>
  <w:style w:type="paragraph" w:customStyle="1" w:styleId="TableTextBold1">
    <w:name w:val="TableTextBold1"/>
    <w:basedOn w:val="TableText0"/>
    <w:uiPriority w:val="99"/>
    <w:rsid w:val="00791001"/>
    <w:rPr>
      <w:b/>
    </w:rPr>
  </w:style>
  <w:style w:type="paragraph" w:customStyle="1" w:styleId="itemNOTE1">
    <w:name w:val="itemNOTE1"/>
    <w:aliases w:val="ino1"/>
    <w:basedOn w:val="NOTE"/>
    <w:uiPriority w:val="99"/>
    <w:rsid w:val="00791001"/>
    <w:pPr>
      <w:tabs>
        <w:tab w:val="left" w:pos="1276"/>
      </w:tabs>
      <w:ind w:left="567"/>
    </w:pPr>
    <w:rPr>
      <w:rFonts w:eastAsia="平成明朝"/>
      <w:b/>
      <w:lang w:eastAsia="fr-FR"/>
    </w:rPr>
  </w:style>
  <w:style w:type="paragraph" w:customStyle="1" w:styleId="TableAction1">
    <w:name w:val="Table Action1"/>
    <w:aliases w:val="ta1"/>
    <w:basedOn w:val="PARAGRAPH"/>
    <w:uiPriority w:val="99"/>
    <w:rsid w:val="00791001"/>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0"/>
    <w:uiPriority w:val="99"/>
    <w:rsid w:val="00791001"/>
    <w:pPr>
      <w:tabs>
        <w:tab w:val="left" w:pos="301"/>
        <w:tab w:val="left" w:pos="561"/>
        <w:tab w:val="left" w:pos="901"/>
      </w:tabs>
      <w:ind w:left="301" w:hanging="301"/>
    </w:pPr>
  </w:style>
  <w:style w:type="character" w:customStyle="1" w:styleId="SUPerscript1">
    <w:name w:val="SUPerscript1"/>
    <w:uiPriority w:val="99"/>
    <w:rsid w:val="00791001"/>
    <w:rPr>
      <w:kern w:val="0"/>
      <w:position w:val="6"/>
      <w:sz w:val="16"/>
    </w:rPr>
  </w:style>
  <w:style w:type="character" w:customStyle="1" w:styleId="SUBscript1">
    <w:name w:val="SUBscript1"/>
    <w:uiPriority w:val="99"/>
    <w:rsid w:val="00791001"/>
    <w:rPr>
      <w:kern w:val="0"/>
      <w:position w:val="-6"/>
      <w:sz w:val="16"/>
    </w:rPr>
  </w:style>
  <w:style w:type="paragraph" w:customStyle="1" w:styleId="AMD-Heading11">
    <w:name w:val="AMD-Heading11"/>
    <w:basedOn w:val="Heading1"/>
    <w:next w:val="PARAGRAPH"/>
    <w:uiPriority w:val="99"/>
    <w:rsid w:val="00791001"/>
    <w:pPr>
      <w:keepLines w:val="0"/>
      <w:suppressAutoHyphens/>
      <w:snapToGrid w:val="0"/>
      <w:spacing w:before="200" w:after="200" w:line="240" w:lineRule="auto"/>
      <w:ind w:left="397" w:hanging="397"/>
      <w:outlineLvl w:val="9"/>
    </w:pPr>
    <w:rPr>
      <w:rFonts w:eastAsia="Times New Roman" w:cs="Arial"/>
      <w:spacing w:val="8"/>
      <w:sz w:val="22"/>
      <w:szCs w:val="22"/>
      <w:lang w:val="en-GB" w:eastAsia="zh-CN"/>
    </w:rPr>
  </w:style>
  <w:style w:type="paragraph" w:customStyle="1" w:styleId="TableTextWithTabs1">
    <w:name w:val="TableTextWithTabs1"/>
    <w:basedOn w:val="TableText0"/>
    <w:uiPriority w:val="99"/>
    <w:rsid w:val="00791001"/>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uiPriority w:val="99"/>
    <w:rsid w:val="00791001"/>
    <w:pPr>
      <w:keepLines w:val="0"/>
      <w:suppressAutoHyphens/>
      <w:snapToGrid w:val="0"/>
      <w:spacing w:before="100" w:after="100" w:line="240" w:lineRule="auto"/>
      <w:ind w:left="624" w:hanging="624"/>
      <w:outlineLvl w:val="9"/>
    </w:pPr>
    <w:rPr>
      <w:rFonts w:eastAsia="Times New Roman" w:cs="Arial"/>
      <w:spacing w:val="8"/>
      <w:sz w:val="22"/>
      <w:szCs w:val="22"/>
      <w:lang w:val="en-GB" w:eastAsia="zh-CN"/>
    </w:rPr>
  </w:style>
  <w:style w:type="character" w:customStyle="1" w:styleId="OPC-UATermZchn1">
    <w:name w:val="OPC-UA_Term Zchn1"/>
    <w:uiPriority w:val="99"/>
    <w:locked/>
    <w:rsid w:val="00791001"/>
    <w:rPr>
      <w:rFonts w:ascii="Arial" w:hAnsi="Arial"/>
      <w:i/>
      <w:spacing w:val="8"/>
      <w:lang w:val="en-US" w:eastAsia="zh-CN"/>
    </w:rPr>
  </w:style>
  <w:style w:type="character" w:customStyle="1" w:styleId="ReferenceDocumentsZchn1">
    <w:name w:val="ReferenceDocuments Zchn1"/>
    <w:uiPriority w:val="99"/>
    <w:locked/>
    <w:rsid w:val="00791001"/>
    <w:rPr>
      <w:rFonts w:ascii="Arial" w:hAnsi="Arial"/>
      <w:noProof/>
      <w:spacing w:val="8"/>
      <w:lang w:val="en-US" w:eastAsia="zh-CN"/>
    </w:rPr>
  </w:style>
  <w:style w:type="character" w:customStyle="1" w:styleId="PARAGRAPHKWNPChar1">
    <w:name w:val="PARAGRAPH KWNP Char1"/>
    <w:uiPriority w:val="99"/>
    <w:locked/>
    <w:rsid w:val="00791001"/>
    <w:rPr>
      <w:rFonts w:ascii="Arial" w:hAnsi="Arial"/>
      <w:spacing w:val="8"/>
      <w:lang w:val="en-GB" w:eastAsia="fr-FR"/>
    </w:rPr>
  </w:style>
  <w:style w:type="character" w:customStyle="1" w:styleId="ednoteChar">
    <w:name w:val="ed note Char"/>
    <w:aliases w:val="editors note Char"/>
    <w:link w:val="ednote"/>
    <w:uiPriority w:val="99"/>
    <w:locked/>
    <w:rsid w:val="00791001"/>
    <w:rPr>
      <w:rFonts w:ascii="Arial" w:hAnsi="Arial"/>
      <w:b/>
      <w:color w:val="FF00FF"/>
      <w:spacing w:val="8"/>
      <w:sz w:val="20"/>
    </w:rPr>
  </w:style>
  <w:style w:type="paragraph" w:customStyle="1" w:styleId="AnnexHeading2">
    <w:name w:val="Annex Heading 2"/>
    <w:basedOn w:val="AnnexHeading1"/>
    <w:next w:val="PARAGRAPH"/>
    <w:uiPriority w:val="99"/>
    <w:rsid w:val="00791001"/>
    <w:pPr>
      <w:pageBreakBefore w:val="0"/>
      <w:numPr>
        <w:ilvl w:val="1"/>
      </w:numPr>
      <w:ind w:left="1440" w:hanging="360"/>
    </w:pPr>
    <w:rPr>
      <w:sz w:val="20"/>
    </w:rPr>
  </w:style>
  <w:style w:type="paragraph" w:customStyle="1" w:styleId="AnnexHeading1">
    <w:name w:val="Annex Heading 1"/>
    <w:basedOn w:val="Heading1"/>
    <w:next w:val="PARAGRAPH"/>
    <w:uiPriority w:val="99"/>
    <w:rsid w:val="00791001"/>
    <w:pPr>
      <w:pageBreakBefore/>
      <w:numPr>
        <w:numId w:val="33"/>
      </w:numPr>
      <w:spacing w:before="300" w:after="60" w:line="240" w:lineRule="auto"/>
      <w:ind w:left="0" w:firstLine="0"/>
    </w:pPr>
    <w:rPr>
      <w:rFonts w:eastAsia="Times New Roman"/>
      <w:bCs w:val="0"/>
      <w:sz w:val="22"/>
      <w:szCs w:val="20"/>
    </w:rPr>
  </w:style>
  <w:style w:type="character" w:customStyle="1" w:styleId="Heading2Char2">
    <w:name w:val="Heading 2 Char2"/>
    <w:aliases w:val="h2 Char2,Titre 2  Char,Titre 2 Char2,Heading 2 Char Char,h21 Char2,Titre 21 Char2,Heading 2 Char1 Char2"/>
    <w:uiPriority w:val="99"/>
    <w:rsid w:val="00791001"/>
    <w:rPr>
      <w:rFonts w:ascii="Arial" w:eastAsia="MS Gothic" w:hAnsi="Arial"/>
      <w:b/>
      <w:spacing w:val="8"/>
      <w:sz w:val="22"/>
      <w:lang w:val="en-GB" w:eastAsia="zh-CN"/>
    </w:rPr>
  </w:style>
  <w:style w:type="character" w:customStyle="1" w:styleId="Heading3Char2">
    <w:name w:val="Heading 3 Char2"/>
    <w:aliases w:val="h3 Char2,Heading 3 Char Char,h31 Char2,Heading 3 Char1 Char2"/>
    <w:uiPriority w:val="99"/>
    <w:rsid w:val="00791001"/>
    <w:rPr>
      <w:rFonts w:ascii="Arial" w:hAnsi="Arial"/>
      <w:b/>
      <w:spacing w:val="8"/>
      <w:lang w:val="en-GB" w:eastAsia="zh-CN"/>
    </w:rPr>
  </w:style>
  <w:style w:type="paragraph" w:styleId="HTMLPreformatted">
    <w:name w:val="HTML Preformatted"/>
    <w:basedOn w:val="Normal"/>
    <w:link w:val="HTMLPreformattedChar"/>
    <w:uiPriority w:val="99"/>
    <w:rsid w:val="00791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rPr>
  </w:style>
  <w:style w:type="character" w:customStyle="1" w:styleId="HTMLPreformattedChar">
    <w:name w:val="HTML Preformatted Char"/>
    <w:basedOn w:val="DefaultParagraphFont"/>
    <w:link w:val="HTMLPreformatted"/>
    <w:uiPriority w:val="99"/>
    <w:locked/>
    <w:rsid w:val="00791001"/>
    <w:rPr>
      <w:rFonts w:ascii="Courier New" w:hAnsi="Courier New"/>
      <w:sz w:val="20"/>
    </w:rPr>
  </w:style>
  <w:style w:type="paragraph" w:customStyle="1" w:styleId="ReferenceDocumentsSubText">
    <w:name w:val="ReferenceDocuments SubText"/>
    <w:basedOn w:val="ReferenceDocuments"/>
    <w:link w:val="ReferenceDocumentsSubTextChar"/>
    <w:uiPriority w:val="99"/>
    <w:rsid w:val="00791001"/>
    <w:pPr>
      <w:spacing w:before="0" w:after="0"/>
      <w:ind w:left="360"/>
    </w:pPr>
  </w:style>
  <w:style w:type="character" w:customStyle="1" w:styleId="ReferenceDocumentsSubTextChar">
    <w:name w:val="ReferenceDocuments SubText Char"/>
    <w:basedOn w:val="ReferenceDocumentsZchn"/>
    <w:link w:val="ReferenceDocumentsSubText"/>
    <w:uiPriority w:val="99"/>
    <w:locked/>
    <w:rsid w:val="00791001"/>
    <w:rPr>
      <w:rFonts w:ascii="Arial" w:hAnsi="Arial" w:cs="Arial"/>
      <w:noProof/>
      <w:spacing w:val="8"/>
      <w:sz w:val="20"/>
      <w:szCs w:val="20"/>
      <w:lang w:val="en-GB" w:eastAsia="zh-CN" w:bidi="ar-SA"/>
    </w:rPr>
  </w:style>
  <w:style w:type="paragraph" w:styleId="Date">
    <w:name w:val="Date"/>
    <w:basedOn w:val="Normal"/>
    <w:next w:val="Normal"/>
    <w:link w:val="DateChar"/>
    <w:uiPriority w:val="99"/>
    <w:rsid w:val="00791001"/>
    <w:pPr>
      <w:spacing w:after="0" w:line="240" w:lineRule="auto"/>
      <w:jc w:val="both"/>
    </w:pPr>
    <w:rPr>
      <w:rFonts w:ascii="Arial" w:hAnsi="Arial"/>
      <w:spacing w:val="8"/>
      <w:sz w:val="20"/>
      <w:szCs w:val="20"/>
      <w:lang w:val="en-GB" w:eastAsia="zh-CN"/>
    </w:rPr>
  </w:style>
  <w:style w:type="character" w:customStyle="1" w:styleId="DateChar">
    <w:name w:val="Date Char"/>
    <w:basedOn w:val="DefaultParagraphFont"/>
    <w:link w:val="Date"/>
    <w:uiPriority w:val="99"/>
    <w:locked/>
    <w:rsid w:val="00791001"/>
    <w:rPr>
      <w:rFonts w:ascii="Arial" w:hAnsi="Arial"/>
      <w:spacing w:val="8"/>
      <w:sz w:val="20"/>
      <w:lang w:val="en-GB" w:eastAsia="zh-CN"/>
    </w:rPr>
  </w:style>
  <w:style w:type="paragraph" w:customStyle="1" w:styleId="TOCPageHdr">
    <w:name w:val="TOC Page Hdr"/>
    <w:basedOn w:val="PARAGRAPH"/>
    <w:uiPriority w:val="99"/>
    <w:rsid w:val="00791001"/>
    <w:pPr>
      <w:ind w:right="32"/>
      <w:jc w:val="right"/>
    </w:pPr>
    <w:rPr>
      <w:sz w:val="18"/>
      <w:szCs w:val="18"/>
    </w:rPr>
  </w:style>
  <w:style w:type="paragraph" w:customStyle="1" w:styleId="TOC-Title">
    <w:name w:val="TOC-Title"/>
    <w:basedOn w:val="Normal"/>
    <w:uiPriority w:val="99"/>
    <w:rsid w:val="00791001"/>
    <w:pPr>
      <w:spacing w:after="0" w:line="240" w:lineRule="auto"/>
      <w:jc w:val="center"/>
    </w:pPr>
    <w:rPr>
      <w:rFonts w:ascii="Arial" w:eastAsia="Times New Roman" w:hAnsi="Arial" w:cs="Arial"/>
      <w:b/>
      <w:spacing w:val="8"/>
      <w:szCs w:val="20"/>
      <w:lang w:val="en-GB" w:eastAsia="zh-CN"/>
    </w:rPr>
  </w:style>
  <w:style w:type="paragraph" w:customStyle="1" w:styleId="IntroSummaryTable">
    <w:name w:val="IntroSummaryTable"/>
    <w:basedOn w:val="Normal"/>
    <w:uiPriority w:val="99"/>
    <w:rsid w:val="00791001"/>
    <w:pPr>
      <w:spacing w:after="0" w:line="240" w:lineRule="auto"/>
    </w:pPr>
    <w:rPr>
      <w:rFonts w:ascii="Arial" w:eastAsia="平成明朝" w:hAnsi="Arial" w:cs="Arial"/>
      <w:spacing w:val="8"/>
      <w:sz w:val="20"/>
      <w:szCs w:val="20"/>
      <w:lang w:val="en-GB" w:eastAsia="fr-FR"/>
    </w:rPr>
  </w:style>
  <w:style w:type="character" w:customStyle="1" w:styleId="NOTEChar">
    <w:name w:val="NOTE Char"/>
    <w:aliases w:val="no Char,note Char,Note Char"/>
    <w:link w:val="NOTE"/>
    <w:uiPriority w:val="99"/>
    <w:locked/>
    <w:rsid w:val="00791001"/>
    <w:rPr>
      <w:rFonts w:ascii="Arial" w:hAnsi="Arial"/>
      <w:spacing w:val="8"/>
      <w:sz w:val="16"/>
      <w:lang w:val="en-GB" w:eastAsia="zh-CN"/>
    </w:rPr>
  </w:style>
  <w:style w:type="paragraph" w:customStyle="1" w:styleId="Paragraph0">
    <w:name w:val="Paragraph"/>
    <w:aliases w:val="KWNP,Compressed,Bold,Normal + Arial,Expanded by  0.4 pt"/>
    <w:basedOn w:val="PARAGRAPHCompressed"/>
    <w:uiPriority w:val="99"/>
    <w:rsid w:val="00791001"/>
    <w:pPr>
      <w:keepNext/>
    </w:pPr>
    <w:rPr>
      <w:b/>
    </w:rPr>
  </w:style>
  <w:style w:type="paragraph" w:customStyle="1" w:styleId="TableNotes">
    <w:name w:val="TableNotes"/>
    <w:basedOn w:val="TableTextWithTabs"/>
    <w:uiPriority w:val="99"/>
    <w:rsid w:val="00791001"/>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uiPriority w:val="99"/>
    <w:rsid w:val="00791001"/>
    <w:pPr>
      <w:keepNext/>
      <w:spacing w:before="0" w:after="0"/>
    </w:pPr>
    <w:rPr>
      <w:b/>
    </w:rPr>
  </w:style>
  <w:style w:type="paragraph" w:customStyle="1" w:styleId="CCode">
    <w:name w:val="CCode"/>
    <w:basedOn w:val="Normal"/>
    <w:uiPriority w:val="99"/>
    <w:rsid w:val="00791001"/>
    <w:pPr>
      <w:keepNext/>
      <w:shd w:val="pct5" w:color="auto" w:fill="auto"/>
      <w:spacing w:after="0" w:line="240" w:lineRule="auto"/>
      <w:ind w:left="360"/>
    </w:pPr>
    <w:rPr>
      <w:rFonts w:ascii="Courier New" w:eastAsia="Times New Roman" w:hAnsi="Courier New"/>
      <w:sz w:val="16"/>
      <w:szCs w:val="20"/>
    </w:rPr>
  </w:style>
  <w:style w:type="paragraph" w:customStyle="1" w:styleId="BodyTextKWNP">
    <w:name w:val="BodyText KWNP"/>
    <w:basedOn w:val="BodyText"/>
    <w:uiPriority w:val="99"/>
    <w:rsid w:val="00791001"/>
    <w:pPr>
      <w:keepNext/>
      <w:suppressAutoHyphens w:val="0"/>
      <w:spacing w:before="120" w:line="240" w:lineRule="auto"/>
      <w:ind w:left="360"/>
    </w:pPr>
    <w:rPr>
      <w:rFonts w:ascii="Times New Roman" w:hAnsi="Times New Roman" w:cs="Times New Roman"/>
      <w:kern w:val="0"/>
      <w:lang w:eastAsia="en-US"/>
    </w:rPr>
  </w:style>
  <w:style w:type="paragraph" w:customStyle="1" w:styleId="BodyText6ptBefore">
    <w:name w:val="Body Text 6pt Before"/>
    <w:basedOn w:val="BodyText"/>
    <w:uiPriority w:val="99"/>
    <w:rsid w:val="00791001"/>
    <w:pPr>
      <w:suppressAutoHyphens w:val="0"/>
      <w:spacing w:before="120" w:line="240" w:lineRule="auto"/>
      <w:ind w:left="360"/>
    </w:pPr>
    <w:rPr>
      <w:rFonts w:ascii="Times New Roman" w:hAnsi="Times New Roman" w:cs="Times New Roman"/>
      <w:kern w:val="0"/>
      <w:lang w:eastAsia="en-US"/>
    </w:rPr>
  </w:style>
  <w:style w:type="paragraph" w:customStyle="1" w:styleId="MyBodyText">
    <w:name w:val="MyBodyText"/>
    <w:basedOn w:val="PARAGRAPH"/>
    <w:uiPriority w:val="99"/>
    <w:rsid w:val="00791001"/>
    <w:pPr>
      <w:keepNext/>
    </w:pPr>
  </w:style>
  <w:style w:type="character" w:customStyle="1" w:styleId="CodeChar">
    <w:name w:val="CodeChar"/>
    <w:uiPriority w:val="99"/>
    <w:rsid w:val="00791001"/>
  </w:style>
  <w:style w:type="character" w:customStyle="1" w:styleId="SpacerChar0">
    <w:name w:val="Spacer Char"/>
    <w:link w:val="Spacer0"/>
    <w:uiPriority w:val="99"/>
    <w:locked/>
    <w:rsid w:val="00791001"/>
    <w:rPr>
      <w:rFonts w:ascii="Times New Roman" w:hAnsi="Times New Roman"/>
      <w:sz w:val="20"/>
    </w:rPr>
  </w:style>
  <w:style w:type="paragraph" w:styleId="Revision">
    <w:name w:val="Revision"/>
    <w:hidden/>
    <w:uiPriority w:val="99"/>
    <w:rsid w:val="00791001"/>
    <w:rPr>
      <w:rFonts w:ascii="Times New Roman" w:eastAsia="Times New Roman" w:hAnsi="Times New Roman"/>
      <w:sz w:val="20"/>
      <w:szCs w:val="20"/>
    </w:rPr>
  </w:style>
  <w:style w:type="character" w:customStyle="1" w:styleId="EmailStyle2151">
    <w:name w:val="EmailStyle2151"/>
    <w:uiPriority w:val="99"/>
    <w:rsid w:val="00791001"/>
    <w:rPr>
      <w:rFonts w:ascii="Arial" w:hAnsi="Arial"/>
      <w:color w:val="000080"/>
      <w:sz w:val="20"/>
    </w:rPr>
  </w:style>
  <w:style w:type="character" w:customStyle="1" w:styleId="HeaderChar1">
    <w:name w:val="Header Char1"/>
    <w:link w:val="Header"/>
    <w:uiPriority w:val="99"/>
    <w:locked/>
    <w:rsid w:val="00791001"/>
    <w:rPr>
      <w:rFonts w:ascii="Arial" w:hAnsi="Arial"/>
      <w:spacing w:val="8"/>
      <w:sz w:val="20"/>
      <w:lang w:val="en-GB" w:eastAsia="zh-CN"/>
    </w:rPr>
  </w:style>
  <w:style w:type="paragraph" w:customStyle="1" w:styleId="TableText3Cols">
    <w:name w:val="TableText3Cols"/>
    <w:basedOn w:val="TableTextWithTabs"/>
    <w:uiPriority w:val="99"/>
    <w:rsid w:val="00791001"/>
    <w:pPr>
      <w:tabs>
        <w:tab w:val="clear" w:pos="162"/>
        <w:tab w:val="clear" w:pos="342"/>
        <w:tab w:val="clear" w:pos="522"/>
        <w:tab w:val="clear" w:pos="882"/>
        <w:tab w:val="clear" w:pos="1077"/>
        <w:tab w:val="left" w:pos="2502"/>
      </w:tabs>
      <w:ind w:left="72"/>
    </w:pPr>
  </w:style>
  <w:style w:type="character" w:customStyle="1" w:styleId="spacerChar">
    <w:name w:val="spacer Char"/>
    <w:link w:val="spacer"/>
    <w:uiPriority w:val="99"/>
    <w:locked/>
    <w:rsid w:val="00791001"/>
    <w:rPr>
      <w:rFonts w:ascii="Arial" w:hAnsi="Arial"/>
      <w:spacing w:val="8"/>
      <w:sz w:val="14"/>
      <w:lang w:val="en-GB" w:eastAsia="zh-CN"/>
    </w:rPr>
  </w:style>
  <w:style w:type="character" w:customStyle="1" w:styleId="emailstyle17">
    <w:name w:val="emailstyle17"/>
    <w:uiPriority w:val="99"/>
    <w:semiHidden/>
    <w:rsid w:val="00791001"/>
    <w:rPr>
      <w:rFonts w:ascii="Arial" w:hAnsi="Arial"/>
      <w:color w:val="auto"/>
      <w:sz w:val="20"/>
    </w:rPr>
  </w:style>
  <w:style w:type="character" w:customStyle="1" w:styleId="ListNumberChar">
    <w:name w:val="List Number Char"/>
    <w:uiPriority w:val="99"/>
    <w:rsid w:val="00791001"/>
    <w:rPr>
      <w:rFonts w:ascii="Arial" w:hAnsi="Arial"/>
      <w:spacing w:val="8"/>
      <w:lang w:val="en-GB" w:eastAsia="zh-CN"/>
    </w:rPr>
  </w:style>
  <w:style w:type="paragraph" w:customStyle="1" w:styleId="paragraphkwnp0">
    <w:name w:val="paragraphkwnp"/>
    <w:basedOn w:val="Normal"/>
    <w:uiPriority w:val="99"/>
    <w:rsid w:val="00791001"/>
    <w:pPr>
      <w:keepNext/>
      <w:spacing w:before="100" w:line="240" w:lineRule="auto"/>
      <w:jc w:val="both"/>
    </w:pPr>
    <w:rPr>
      <w:rFonts w:ascii="Arial" w:eastAsia="Times New Roman" w:hAnsi="Arial" w:cs="Arial"/>
      <w:spacing w:val="8"/>
      <w:sz w:val="20"/>
      <w:szCs w:val="20"/>
      <w:lang w:val="de-DE" w:eastAsia="de-DE"/>
    </w:rPr>
  </w:style>
  <w:style w:type="paragraph" w:customStyle="1" w:styleId="SectionHeading">
    <w:name w:val="Section Heading"/>
    <w:basedOn w:val="Normal"/>
    <w:uiPriority w:val="99"/>
    <w:rsid w:val="00791001"/>
    <w:pPr>
      <w:spacing w:before="120" w:after="120" w:line="240" w:lineRule="auto"/>
    </w:pPr>
    <w:rPr>
      <w:rFonts w:ascii="Times New Roman" w:eastAsia="Times New Roman" w:hAnsi="Times New Roman"/>
      <w:b/>
      <w:sz w:val="20"/>
      <w:szCs w:val="20"/>
    </w:rPr>
  </w:style>
  <w:style w:type="paragraph" w:customStyle="1" w:styleId="XMLText">
    <w:name w:val="XML Text"/>
    <w:basedOn w:val="Normal"/>
    <w:uiPriority w:val="99"/>
    <w:rsid w:val="00791001"/>
    <w:pPr>
      <w:shd w:val="clear" w:color="auto" w:fill="E5E5CC"/>
      <w:autoSpaceDE w:val="0"/>
      <w:autoSpaceDN w:val="0"/>
      <w:adjustRightInd w:val="0"/>
      <w:spacing w:after="0" w:line="240" w:lineRule="auto"/>
      <w:ind w:left="360"/>
    </w:pPr>
    <w:rPr>
      <w:rFonts w:ascii="Courier New" w:eastAsia="Times New Roman" w:hAnsi="Courier New" w:cs="Courier New"/>
      <w:noProof/>
      <w:color w:val="0000FF"/>
      <w:sz w:val="18"/>
      <w:szCs w:val="18"/>
    </w:rPr>
  </w:style>
  <w:style w:type="paragraph" w:customStyle="1" w:styleId="Rule">
    <w:name w:val="Rule"/>
    <w:uiPriority w:val="99"/>
    <w:rsid w:val="00791001"/>
    <w:pPr>
      <w:keepNext/>
      <w:widowControl w:val="0"/>
      <w:pBdr>
        <w:bottom w:val="single" w:sz="6" w:space="0" w:color="0000FF"/>
      </w:pBdr>
      <w:spacing w:before="280" w:after="250" w:line="120" w:lineRule="exact"/>
      <w:ind w:left="-1770" w:right="30"/>
    </w:pPr>
    <w:rPr>
      <w:rFonts w:ascii="Times New Roman" w:eastAsia="Times New Roman" w:hAnsi="Times New Roman"/>
      <w:color w:val="FFFFFF"/>
      <w:sz w:val="8"/>
      <w:szCs w:val="20"/>
    </w:rPr>
  </w:style>
  <w:style w:type="paragraph" w:customStyle="1" w:styleId="NewTableText">
    <w:name w:val="New Table Text"/>
    <w:basedOn w:val="Normal"/>
    <w:uiPriority w:val="99"/>
    <w:rsid w:val="00791001"/>
    <w:pPr>
      <w:spacing w:before="60" w:after="60" w:line="240" w:lineRule="auto"/>
    </w:pPr>
    <w:rPr>
      <w:rFonts w:ascii="Times New Roman" w:eastAsia="Times New Roman" w:hAnsi="Times New Roman"/>
      <w:sz w:val="20"/>
      <w:szCs w:val="20"/>
    </w:rPr>
  </w:style>
  <w:style w:type="paragraph" w:customStyle="1" w:styleId="AppendixHeading">
    <w:name w:val="Appendix Heading"/>
    <w:basedOn w:val="Heading1"/>
    <w:uiPriority w:val="99"/>
    <w:rsid w:val="00791001"/>
    <w:pPr>
      <w:keepLines w:val="0"/>
      <w:pageBreakBefore/>
      <w:numPr>
        <w:numId w:val="35"/>
      </w:numPr>
      <w:spacing w:before="120" w:after="240" w:line="240" w:lineRule="auto"/>
    </w:pPr>
    <w:rPr>
      <w:rFonts w:eastAsia="Times New Roman"/>
      <w:bCs w:val="0"/>
      <w:kern w:val="28"/>
      <w:sz w:val="28"/>
      <w:szCs w:val="20"/>
    </w:rPr>
  </w:style>
  <w:style w:type="paragraph" w:customStyle="1" w:styleId="AppendixHeading2">
    <w:name w:val="Appendix Heading 2"/>
    <w:basedOn w:val="AppendixHeading"/>
    <w:uiPriority w:val="99"/>
    <w:rsid w:val="00791001"/>
    <w:pPr>
      <w:pageBreakBefore w:val="0"/>
      <w:numPr>
        <w:ilvl w:val="1"/>
      </w:numPr>
      <w:outlineLvl w:val="1"/>
    </w:pPr>
    <w:rPr>
      <w:sz w:val="24"/>
    </w:rPr>
  </w:style>
  <w:style w:type="paragraph" w:customStyle="1" w:styleId="AppendixHeading3">
    <w:name w:val="Appendix Heading 3"/>
    <w:basedOn w:val="AppendixHeading2"/>
    <w:uiPriority w:val="99"/>
    <w:rsid w:val="00791001"/>
    <w:pPr>
      <w:keepNext w:val="0"/>
      <w:numPr>
        <w:ilvl w:val="2"/>
      </w:numPr>
      <w:ind w:left="360" w:hanging="360"/>
      <w:outlineLvl w:val="2"/>
    </w:pPr>
  </w:style>
  <w:style w:type="paragraph" w:customStyle="1" w:styleId="AppendixHeading4">
    <w:name w:val="Appendix Heading 4"/>
    <w:basedOn w:val="AppendixHeading3"/>
    <w:uiPriority w:val="99"/>
    <w:rsid w:val="00791001"/>
    <w:pPr>
      <w:numPr>
        <w:ilvl w:val="3"/>
      </w:numPr>
      <w:ind w:left="360" w:hanging="360"/>
      <w:outlineLvl w:val="3"/>
    </w:pPr>
  </w:style>
  <w:style w:type="paragraph" w:customStyle="1" w:styleId="AppendixHeading5">
    <w:name w:val="Appendix Heading 5"/>
    <w:basedOn w:val="AppendixHeading4"/>
    <w:uiPriority w:val="99"/>
    <w:rsid w:val="00791001"/>
    <w:pPr>
      <w:numPr>
        <w:ilvl w:val="4"/>
      </w:numPr>
      <w:ind w:left="360" w:hanging="360"/>
      <w:outlineLvl w:val="4"/>
    </w:pPr>
  </w:style>
  <w:style w:type="paragraph" w:customStyle="1" w:styleId="AppendixHeading6">
    <w:name w:val="Appendix Heading 6"/>
    <w:basedOn w:val="AppendixHeading5"/>
    <w:uiPriority w:val="99"/>
    <w:rsid w:val="00791001"/>
    <w:pPr>
      <w:numPr>
        <w:ilvl w:val="5"/>
      </w:numPr>
      <w:outlineLvl w:val="5"/>
    </w:pPr>
  </w:style>
  <w:style w:type="character" w:customStyle="1" w:styleId="ListNumberCharChar">
    <w:name w:val="List Number Char Char"/>
    <w:uiPriority w:val="99"/>
    <w:rsid w:val="00791001"/>
    <w:rPr>
      <w:rFonts w:ascii="Arial" w:hAnsi="Arial"/>
      <w:spacing w:val="8"/>
      <w:lang w:val="en-GB" w:eastAsia="zh-CN"/>
    </w:rPr>
  </w:style>
  <w:style w:type="character" w:customStyle="1" w:styleId="resultbody">
    <w:name w:val="resultbody"/>
    <w:uiPriority w:val="99"/>
    <w:rsid w:val="00791001"/>
  </w:style>
  <w:style w:type="paragraph" w:customStyle="1" w:styleId="Section">
    <w:name w:val="Section"/>
    <w:aliases w:val="Heading"/>
    <w:basedOn w:val="BodyText"/>
    <w:uiPriority w:val="99"/>
    <w:rsid w:val="00791001"/>
    <w:pPr>
      <w:suppressAutoHyphens w:val="0"/>
      <w:spacing w:line="240" w:lineRule="auto"/>
      <w:ind w:left="360"/>
    </w:pPr>
    <w:rPr>
      <w:rFonts w:ascii="Times New Roman" w:hAnsi="Times New Roman" w:cs="Times New Roman"/>
      <w:kern w:val="0"/>
      <w:lang w:eastAsia="en-US"/>
    </w:rPr>
  </w:style>
  <w:style w:type="paragraph" w:customStyle="1" w:styleId="tabletextwithtabs0">
    <w:name w:val="tabletextwithtabs"/>
    <w:basedOn w:val="Normal"/>
    <w:uiPriority w:val="99"/>
    <w:rsid w:val="00791001"/>
    <w:pPr>
      <w:spacing w:before="100" w:beforeAutospacing="1" w:after="100" w:afterAutospacing="1" w:line="240" w:lineRule="auto"/>
    </w:pPr>
    <w:rPr>
      <w:rFonts w:ascii="Times New Roman" w:eastAsia="MS Mincho" w:hAnsi="Times New Roman"/>
      <w:szCs w:val="24"/>
      <w:lang w:eastAsia="ja-JP"/>
    </w:rPr>
  </w:style>
  <w:style w:type="paragraph" w:customStyle="1" w:styleId="paragraph1">
    <w:name w:val="paragraph"/>
    <w:basedOn w:val="Normal"/>
    <w:uiPriority w:val="99"/>
    <w:rsid w:val="00791001"/>
    <w:pPr>
      <w:spacing w:before="100" w:beforeAutospacing="1" w:after="100" w:afterAutospacing="1" w:line="240" w:lineRule="auto"/>
    </w:pPr>
    <w:rPr>
      <w:rFonts w:ascii="Times New Roman" w:eastAsia="MS Mincho" w:hAnsi="Times New Roman"/>
      <w:szCs w:val="24"/>
      <w:lang w:eastAsia="ja-JP"/>
    </w:rPr>
  </w:style>
  <w:style w:type="character" w:customStyle="1" w:styleId="MAIN-TITLEChar">
    <w:name w:val="MAIN-TITLE Char"/>
    <w:link w:val="MAIN-TITLE"/>
    <w:uiPriority w:val="99"/>
    <w:locked/>
    <w:rsid w:val="00791001"/>
    <w:rPr>
      <w:rFonts w:ascii="Arial" w:hAnsi="Arial"/>
      <w:b/>
      <w:spacing w:val="8"/>
      <w:sz w:val="24"/>
      <w:lang w:val="en-GB" w:eastAsia="zh-CN"/>
    </w:rPr>
  </w:style>
  <w:style w:type="character" w:customStyle="1" w:styleId="PARAGRAPHCharChar">
    <w:name w:val="PARAGRAPH Char Char"/>
    <w:uiPriority w:val="99"/>
    <w:rsid w:val="00791001"/>
    <w:rPr>
      <w:rFonts w:ascii="Arial" w:hAnsi="Arial"/>
      <w:spacing w:val="8"/>
      <w:lang w:val="en-GB" w:eastAsia="zh-CN"/>
    </w:rPr>
  </w:style>
  <w:style w:type="character" w:customStyle="1" w:styleId="CONTINUECharChar">
    <w:name w:val="CONTINUE Char Char"/>
    <w:uiPriority w:val="99"/>
    <w:rsid w:val="00791001"/>
    <w:rPr>
      <w:rFonts w:ascii="Arial" w:hAnsi="Arial"/>
      <w:spacing w:val="8"/>
      <w:lang w:val="en-GB" w:eastAsia="zh-CN"/>
    </w:rPr>
  </w:style>
  <w:style w:type="character" w:customStyle="1" w:styleId="ListChar">
    <w:name w:val="List Char"/>
    <w:uiPriority w:val="99"/>
    <w:locked/>
    <w:rsid w:val="00791001"/>
    <w:rPr>
      <w:rFonts w:ascii="Arial" w:hAnsi="Arial"/>
      <w:spacing w:val="8"/>
      <w:sz w:val="20"/>
      <w:lang w:val="en-GB" w:eastAsia="zh-CN"/>
    </w:rPr>
  </w:style>
  <w:style w:type="numbering" w:customStyle="1" w:styleId="Bulletedlist">
    <w:name w:val="Bulleted list"/>
    <w:rsid w:val="00C1737A"/>
    <w:pPr>
      <w:numPr>
        <w:numId w:val="3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1D4122"/>
    <w:pPr>
      <w:spacing w:after="200" w:line="276" w:lineRule="auto"/>
    </w:pPr>
    <w:rPr>
      <w:sz w:val="24"/>
    </w:rPr>
  </w:style>
  <w:style w:type="paragraph" w:styleId="Heading1">
    <w:name w:val="heading 1"/>
    <w:aliases w:val="h1,1,_berschrift 1,titre 1,h11,11,_berschrift 11,titre 11,Überschrift 1,Chapter Level"/>
    <w:basedOn w:val="Normal"/>
    <w:next w:val="Normal"/>
    <w:link w:val="Heading1Char"/>
    <w:autoRedefine/>
    <w:uiPriority w:val="99"/>
    <w:qFormat/>
    <w:rsid w:val="00765806"/>
    <w:pPr>
      <w:keepNext/>
      <w:keepLines/>
      <w:numPr>
        <w:numId w:val="16"/>
      </w:numPr>
      <w:spacing w:before="480" w:after="0"/>
      <w:outlineLvl w:val="0"/>
    </w:pPr>
    <w:rPr>
      <w:rFonts w:ascii="Arial" w:eastAsia="MS Gothic" w:hAnsi="Arial"/>
      <w:b/>
      <w:bCs/>
      <w:szCs w:val="28"/>
    </w:rPr>
  </w:style>
  <w:style w:type="paragraph" w:styleId="Heading2">
    <w:name w:val="heading 2"/>
    <w:aliases w:val="h2,Titre 2,h21,Titre 21,Heading 2 Char1"/>
    <w:basedOn w:val="Normal"/>
    <w:next w:val="Normal"/>
    <w:link w:val="Heading2Char3"/>
    <w:autoRedefine/>
    <w:uiPriority w:val="99"/>
    <w:qFormat/>
    <w:rsid w:val="00765806"/>
    <w:pPr>
      <w:keepNext/>
      <w:keepLines/>
      <w:numPr>
        <w:ilvl w:val="1"/>
        <w:numId w:val="16"/>
      </w:numPr>
      <w:spacing w:before="200" w:after="0"/>
      <w:outlineLvl w:val="1"/>
    </w:pPr>
    <w:rPr>
      <w:rFonts w:ascii="Arial" w:eastAsia="MS Gothic" w:hAnsi="Arial"/>
      <w:b/>
      <w:bCs/>
      <w:szCs w:val="26"/>
    </w:rPr>
  </w:style>
  <w:style w:type="paragraph" w:styleId="Heading3">
    <w:name w:val="heading 3"/>
    <w:aliases w:val="h3,h31,Heading 3 Char1"/>
    <w:basedOn w:val="Normal"/>
    <w:next w:val="Normal"/>
    <w:link w:val="Heading3Char3"/>
    <w:uiPriority w:val="99"/>
    <w:qFormat/>
    <w:rsid w:val="00F26805"/>
    <w:pPr>
      <w:keepNext/>
      <w:keepLines/>
      <w:numPr>
        <w:ilvl w:val="2"/>
        <w:numId w:val="16"/>
      </w:numPr>
      <w:spacing w:before="200" w:after="0"/>
      <w:outlineLvl w:val="2"/>
    </w:pPr>
    <w:rPr>
      <w:rFonts w:eastAsia="MS Gothic"/>
      <w:b/>
      <w:bCs/>
      <w:szCs w:val="20"/>
    </w:rPr>
  </w:style>
  <w:style w:type="paragraph" w:styleId="Heading4">
    <w:name w:val="heading 4"/>
    <w:aliases w:val="h4,h41"/>
    <w:basedOn w:val="Normal"/>
    <w:next w:val="Normal"/>
    <w:link w:val="Heading4Char"/>
    <w:uiPriority w:val="99"/>
    <w:qFormat/>
    <w:rsid w:val="00F415B5"/>
    <w:pPr>
      <w:keepNext/>
      <w:keepLines/>
      <w:numPr>
        <w:ilvl w:val="3"/>
        <w:numId w:val="16"/>
      </w:numPr>
      <w:spacing w:before="200" w:after="0"/>
      <w:outlineLvl w:val="3"/>
    </w:pPr>
    <w:rPr>
      <w:rFonts w:ascii="Cambria" w:eastAsia="MS Gothic" w:hAnsi="Cambria"/>
      <w:b/>
      <w:bCs/>
      <w:i/>
      <w:iCs/>
      <w:color w:val="4F81BD"/>
      <w:szCs w:val="20"/>
    </w:rPr>
  </w:style>
  <w:style w:type="paragraph" w:styleId="Heading5">
    <w:name w:val="heading 5"/>
    <w:aliases w:val="h5,h51"/>
    <w:basedOn w:val="Normal"/>
    <w:next w:val="Normal"/>
    <w:link w:val="Heading5Char"/>
    <w:uiPriority w:val="99"/>
    <w:qFormat/>
    <w:rsid w:val="00F415B5"/>
    <w:pPr>
      <w:keepNext/>
      <w:keepLines/>
      <w:numPr>
        <w:ilvl w:val="4"/>
        <w:numId w:val="16"/>
      </w:numPr>
      <w:spacing w:before="200" w:after="0"/>
      <w:outlineLvl w:val="4"/>
    </w:pPr>
    <w:rPr>
      <w:rFonts w:ascii="Cambria" w:eastAsia="MS Gothic" w:hAnsi="Cambria"/>
      <w:color w:val="243F60"/>
      <w:szCs w:val="20"/>
    </w:rPr>
  </w:style>
  <w:style w:type="paragraph" w:styleId="Heading6">
    <w:name w:val="heading 6"/>
    <w:aliases w:val="h6,h61,Appendix Level"/>
    <w:basedOn w:val="Normal"/>
    <w:next w:val="Normal"/>
    <w:link w:val="Heading6Char"/>
    <w:uiPriority w:val="99"/>
    <w:qFormat/>
    <w:rsid w:val="00F415B5"/>
    <w:pPr>
      <w:keepNext/>
      <w:keepLines/>
      <w:numPr>
        <w:ilvl w:val="5"/>
        <w:numId w:val="16"/>
      </w:numPr>
      <w:spacing w:before="200" w:after="0"/>
      <w:outlineLvl w:val="5"/>
    </w:pPr>
    <w:rPr>
      <w:rFonts w:ascii="Cambria" w:eastAsia="MS Gothic" w:hAnsi="Cambria"/>
      <w:i/>
      <w:iCs/>
      <w:color w:val="243F60"/>
      <w:szCs w:val="20"/>
    </w:rPr>
  </w:style>
  <w:style w:type="paragraph" w:styleId="Heading7">
    <w:name w:val="heading 7"/>
    <w:aliases w:val="h7,_berschrift 7,7,titre 7,h71,_berschrift 71,71,titre 71,Überschrift 7"/>
    <w:basedOn w:val="Normal"/>
    <w:next w:val="Normal"/>
    <w:link w:val="Heading7Char"/>
    <w:uiPriority w:val="99"/>
    <w:qFormat/>
    <w:rsid w:val="00F415B5"/>
    <w:pPr>
      <w:keepNext/>
      <w:keepLines/>
      <w:numPr>
        <w:ilvl w:val="6"/>
        <w:numId w:val="16"/>
      </w:numPr>
      <w:spacing w:before="200" w:after="0"/>
      <w:outlineLvl w:val="6"/>
    </w:pPr>
    <w:rPr>
      <w:rFonts w:ascii="Cambria" w:eastAsia="MS Gothic" w:hAnsi="Cambria"/>
      <w:i/>
      <w:iCs/>
      <w:color w:val="404040"/>
      <w:szCs w:val="20"/>
    </w:rPr>
  </w:style>
  <w:style w:type="paragraph" w:styleId="Heading8">
    <w:name w:val="heading 8"/>
    <w:aliases w:val="h8,h81"/>
    <w:basedOn w:val="Normal"/>
    <w:next w:val="Normal"/>
    <w:link w:val="Heading8Char"/>
    <w:uiPriority w:val="99"/>
    <w:qFormat/>
    <w:rsid w:val="00F415B5"/>
    <w:pPr>
      <w:keepNext/>
      <w:keepLines/>
      <w:numPr>
        <w:ilvl w:val="7"/>
        <w:numId w:val="16"/>
      </w:numPr>
      <w:spacing w:before="200" w:after="0"/>
      <w:outlineLvl w:val="7"/>
    </w:pPr>
    <w:rPr>
      <w:rFonts w:ascii="Cambria" w:eastAsia="MS Gothic" w:hAnsi="Cambria"/>
      <w:color w:val="404040"/>
      <w:sz w:val="20"/>
      <w:szCs w:val="20"/>
    </w:rPr>
  </w:style>
  <w:style w:type="paragraph" w:styleId="Heading9">
    <w:name w:val="heading 9"/>
    <w:aliases w:val="h9,9,titre 9,h91,91,titre 91,Überschrift 9"/>
    <w:basedOn w:val="Normal"/>
    <w:next w:val="Normal"/>
    <w:link w:val="Heading9Char"/>
    <w:uiPriority w:val="99"/>
    <w:qFormat/>
    <w:rsid w:val="00F415B5"/>
    <w:pPr>
      <w:keepNext/>
      <w:keepLines/>
      <w:numPr>
        <w:ilvl w:val="8"/>
        <w:numId w:val="16"/>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Char,_berschrift 1 Char,titre 1 Char,h11 Char,11 Char,_berschrift 11 Char,titre 11 Char,Überschrift 1 Char,Chapter Level Char"/>
    <w:basedOn w:val="DefaultParagraphFont"/>
    <w:link w:val="Heading1"/>
    <w:uiPriority w:val="99"/>
    <w:locked/>
    <w:rsid w:val="00765806"/>
    <w:rPr>
      <w:rFonts w:ascii="Arial" w:eastAsia="MS Gothic" w:hAnsi="Arial"/>
      <w:b/>
      <w:bCs/>
      <w:sz w:val="24"/>
      <w:szCs w:val="28"/>
    </w:rPr>
  </w:style>
  <w:style w:type="character" w:customStyle="1" w:styleId="Heading2Char">
    <w:name w:val="Heading 2 Char"/>
    <w:aliases w:val="h2 Char,Titre 2 Char,h21 Char,Titre 21 Char,Heading 2 Char1 Char"/>
    <w:basedOn w:val="DefaultParagraphFont"/>
    <w:uiPriority w:val="99"/>
    <w:semiHidden/>
    <w:rPr>
      <w:rFonts w:ascii="Cambria" w:hAnsi="Cambria"/>
      <w:b/>
      <w:i/>
      <w:sz w:val="28"/>
    </w:rPr>
  </w:style>
  <w:style w:type="character" w:customStyle="1" w:styleId="Heading3Char">
    <w:name w:val="Heading 3 Char"/>
    <w:aliases w:val="h3 Char,h31 Char,Heading 3 Char1 Char"/>
    <w:basedOn w:val="DefaultParagraphFont"/>
    <w:uiPriority w:val="99"/>
    <w:semiHidden/>
    <w:rPr>
      <w:rFonts w:ascii="Cambria" w:hAnsi="Cambria"/>
      <w:b/>
      <w:sz w:val="26"/>
    </w:rPr>
  </w:style>
  <w:style w:type="character" w:customStyle="1" w:styleId="Heading4Char">
    <w:name w:val="Heading 4 Char"/>
    <w:aliases w:val="h4 Char,h41 Char"/>
    <w:basedOn w:val="DefaultParagraphFont"/>
    <w:link w:val="Heading4"/>
    <w:uiPriority w:val="99"/>
    <w:locked/>
    <w:rsid w:val="00F415B5"/>
    <w:rPr>
      <w:rFonts w:ascii="Cambria" w:eastAsia="MS Gothic" w:hAnsi="Cambria"/>
      <w:b/>
      <w:bCs/>
      <w:i/>
      <w:iCs/>
      <w:color w:val="4F81BD"/>
      <w:sz w:val="24"/>
      <w:szCs w:val="20"/>
    </w:rPr>
  </w:style>
  <w:style w:type="character" w:customStyle="1" w:styleId="Heading5Char">
    <w:name w:val="Heading 5 Char"/>
    <w:aliases w:val="h5 Char,h51 Char"/>
    <w:basedOn w:val="DefaultParagraphFont"/>
    <w:link w:val="Heading5"/>
    <w:uiPriority w:val="99"/>
    <w:locked/>
    <w:rsid w:val="00F415B5"/>
    <w:rPr>
      <w:rFonts w:ascii="Cambria" w:eastAsia="MS Gothic" w:hAnsi="Cambria"/>
      <w:color w:val="243F60"/>
      <w:sz w:val="24"/>
      <w:szCs w:val="20"/>
    </w:rPr>
  </w:style>
  <w:style w:type="character" w:customStyle="1" w:styleId="Heading6Char">
    <w:name w:val="Heading 6 Char"/>
    <w:aliases w:val="h6 Char,h61 Char,Appendix Level Char"/>
    <w:basedOn w:val="DefaultParagraphFont"/>
    <w:link w:val="Heading6"/>
    <w:uiPriority w:val="99"/>
    <w:locked/>
    <w:rsid w:val="00F415B5"/>
    <w:rPr>
      <w:rFonts w:ascii="Cambria" w:eastAsia="MS Gothic" w:hAnsi="Cambria"/>
      <w:i/>
      <w:iCs/>
      <w:color w:val="243F60"/>
      <w:sz w:val="24"/>
      <w:szCs w:val="20"/>
    </w:rPr>
  </w:style>
  <w:style w:type="character" w:customStyle="1" w:styleId="Heading7Char">
    <w:name w:val="Heading 7 Char"/>
    <w:aliases w:val="h7 Char,_berschrift 7 Char,7 Char,titre 7 Char,h71 Char,_berschrift 71 Char,71 Char,titre 71 Char,Überschrift 7 Char"/>
    <w:basedOn w:val="DefaultParagraphFont"/>
    <w:link w:val="Heading7"/>
    <w:uiPriority w:val="99"/>
    <w:locked/>
    <w:rsid w:val="00F415B5"/>
    <w:rPr>
      <w:rFonts w:ascii="Cambria" w:eastAsia="MS Gothic" w:hAnsi="Cambria"/>
      <w:i/>
      <w:iCs/>
      <w:color w:val="404040"/>
      <w:sz w:val="24"/>
      <w:szCs w:val="20"/>
    </w:rPr>
  </w:style>
  <w:style w:type="character" w:customStyle="1" w:styleId="Heading8Char">
    <w:name w:val="Heading 8 Char"/>
    <w:aliases w:val="h8 Char,h81 Char"/>
    <w:basedOn w:val="DefaultParagraphFont"/>
    <w:link w:val="Heading8"/>
    <w:uiPriority w:val="99"/>
    <w:locked/>
    <w:rsid w:val="00F415B5"/>
    <w:rPr>
      <w:rFonts w:ascii="Cambria" w:eastAsia="MS Gothic" w:hAnsi="Cambria"/>
      <w:color w:val="404040"/>
      <w:sz w:val="20"/>
      <w:szCs w:val="20"/>
    </w:rPr>
  </w:style>
  <w:style w:type="character" w:customStyle="1" w:styleId="Heading9Char">
    <w:name w:val="Heading 9 Char"/>
    <w:aliases w:val="h9 Char,9 Char,titre 9 Char,h91 Char,91 Char,titre 91 Char,Überschrift 9 Char"/>
    <w:basedOn w:val="DefaultParagraphFont"/>
    <w:link w:val="Heading9"/>
    <w:uiPriority w:val="99"/>
    <w:locked/>
    <w:rsid w:val="00F415B5"/>
    <w:rPr>
      <w:rFonts w:ascii="Cambria" w:eastAsia="MS Gothic" w:hAnsi="Cambria"/>
      <w:i/>
      <w:iCs/>
      <w:color w:val="404040"/>
      <w:sz w:val="20"/>
      <w:szCs w:val="20"/>
    </w:rPr>
  </w:style>
  <w:style w:type="character" w:customStyle="1" w:styleId="Heading2Char3">
    <w:name w:val="Heading 2 Char3"/>
    <w:aliases w:val="h2 Char1,Titre 2 Char1,h21 Char1,Titre 21 Char1,Heading 2 Char1 Char1"/>
    <w:link w:val="Heading2"/>
    <w:uiPriority w:val="99"/>
    <w:locked/>
    <w:rsid w:val="00765806"/>
    <w:rPr>
      <w:rFonts w:ascii="Arial" w:eastAsia="MS Gothic" w:hAnsi="Arial"/>
      <w:b/>
      <w:bCs/>
      <w:sz w:val="24"/>
      <w:szCs w:val="26"/>
    </w:rPr>
  </w:style>
  <w:style w:type="character" w:styleId="Hyperlink">
    <w:name w:val="Hyperlink"/>
    <w:basedOn w:val="DefaultParagraphFont"/>
    <w:uiPriority w:val="99"/>
    <w:rsid w:val="00FA6CC8"/>
    <w:rPr>
      <w:rFonts w:cs="Times New Roman"/>
      <w:color w:val="0000FF"/>
      <w:u w:val="single"/>
    </w:rPr>
  </w:style>
  <w:style w:type="paragraph" w:styleId="BalloonText">
    <w:name w:val="Balloon Text"/>
    <w:basedOn w:val="Normal"/>
    <w:link w:val="BalloonTextChar"/>
    <w:uiPriority w:val="99"/>
    <w:rsid w:val="00DF5122"/>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DF5122"/>
    <w:rPr>
      <w:rFonts w:ascii="Tahoma" w:hAnsi="Tahoma"/>
      <w:sz w:val="16"/>
    </w:rPr>
  </w:style>
  <w:style w:type="character" w:customStyle="1" w:styleId="Heading3Char3">
    <w:name w:val="Heading 3 Char3"/>
    <w:aliases w:val="h3 Char1,h31 Char1,Heading 3 Char1 Char1"/>
    <w:link w:val="Heading3"/>
    <w:uiPriority w:val="99"/>
    <w:locked/>
    <w:rsid w:val="00F26805"/>
    <w:rPr>
      <w:rFonts w:eastAsia="MS Gothic"/>
      <w:b/>
      <w:bCs/>
      <w:sz w:val="24"/>
      <w:szCs w:val="20"/>
    </w:rPr>
  </w:style>
  <w:style w:type="table" w:styleId="TableGrid">
    <w:name w:val="Table Grid"/>
    <w:basedOn w:val="TableNormal"/>
    <w:uiPriority w:val="99"/>
    <w:rsid w:val="006354D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title"/>
    <w:basedOn w:val="Normal"/>
    <w:next w:val="Normal"/>
    <w:link w:val="FIGURE-titleChar"/>
    <w:autoRedefine/>
    <w:uiPriority w:val="99"/>
    <w:rsid w:val="00EA0F00"/>
    <w:pPr>
      <w:snapToGrid w:val="0"/>
      <w:spacing w:before="100" w:line="240" w:lineRule="auto"/>
      <w:jc w:val="center"/>
    </w:pPr>
    <w:rPr>
      <w:rFonts w:ascii="Arial" w:hAnsi="Arial"/>
      <w:b/>
      <w:bCs/>
      <w:spacing w:val="8"/>
      <w:sz w:val="20"/>
      <w:szCs w:val="20"/>
      <w:lang w:val="en-GB" w:eastAsia="zh-CN"/>
    </w:rPr>
  </w:style>
  <w:style w:type="character" w:customStyle="1" w:styleId="FIGURE-titleChar">
    <w:name w:val="FIGURE-title Char"/>
    <w:link w:val="FIGURE-title"/>
    <w:uiPriority w:val="99"/>
    <w:locked/>
    <w:rsid w:val="00EA0F00"/>
    <w:rPr>
      <w:rFonts w:ascii="Arial" w:hAnsi="Arial"/>
      <w:b/>
      <w:spacing w:val="8"/>
      <w:sz w:val="20"/>
      <w:lang w:val="en-GB" w:eastAsia="zh-CN"/>
    </w:rPr>
  </w:style>
  <w:style w:type="paragraph" w:styleId="NoSpacing">
    <w:name w:val="No Spacing"/>
    <w:uiPriority w:val="99"/>
    <w:qFormat/>
    <w:rsid w:val="000411D3"/>
  </w:style>
  <w:style w:type="paragraph" w:customStyle="1" w:styleId="PARAGRAPH">
    <w:name w:val="PARAGRAPH"/>
    <w:aliases w:val="PA"/>
    <w:link w:val="PARAGRAPHChar"/>
    <w:uiPriority w:val="99"/>
    <w:rsid w:val="00F0314F"/>
    <w:pPr>
      <w:snapToGrid w:val="0"/>
      <w:spacing w:before="100" w:after="200"/>
      <w:jc w:val="both"/>
    </w:pPr>
    <w:rPr>
      <w:rFonts w:ascii="Arial" w:hAnsi="Arial" w:cs="Arial"/>
      <w:spacing w:val="8"/>
      <w:sz w:val="20"/>
      <w:szCs w:val="20"/>
      <w:lang w:val="en-GB" w:eastAsia="zh-CN"/>
    </w:rPr>
  </w:style>
  <w:style w:type="character" w:customStyle="1" w:styleId="PARAGRAPHChar">
    <w:name w:val="PARAGRAPH Char"/>
    <w:aliases w:val="PA Char"/>
    <w:link w:val="PARAGRAPH"/>
    <w:uiPriority w:val="99"/>
    <w:locked/>
    <w:rsid w:val="00F0314F"/>
    <w:rPr>
      <w:rFonts w:ascii="Arial" w:hAnsi="Arial"/>
      <w:spacing w:val="8"/>
      <w:lang w:val="en-GB" w:eastAsia="zh-CN"/>
    </w:rPr>
  </w:style>
  <w:style w:type="paragraph" w:customStyle="1" w:styleId="ReferenceDocuments">
    <w:name w:val="ReferenceDocuments"/>
    <w:basedOn w:val="PARAGRAPH"/>
    <w:next w:val="PARAGRAPH"/>
    <w:link w:val="ReferenceDocumentsZchn"/>
    <w:uiPriority w:val="99"/>
    <w:rsid w:val="00F0314F"/>
    <w:rPr>
      <w:noProof/>
    </w:rPr>
  </w:style>
  <w:style w:type="character" w:customStyle="1" w:styleId="ReferenceDocumentsZchn">
    <w:name w:val="ReferenceDocuments Zchn"/>
    <w:link w:val="ReferenceDocuments"/>
    <w:uiPriority w:val="99"/>
    <w:locked/>
    <w:rsid w:val="00F0314F"/>
    <w:rPr>
      <w:rFonts w:ascii="Arial" w:hAnsi="Arial"/>
      <w:noProof/>
      <w:spacing w:val="8"/>
      <w:sz w:val="20"/>
      <w:lang w:val="en-GB" w:eastAsia="zh-CN"/>
    </w:rPr>
  </w:style>
  <w:style w:type="paragraph" w:styleId="ListParagraph">
    <w:name w:val="List Paragraph"/>
    <w:basedOn w:val="Normal"/>
    <w:uiPriority w:val="99"/>
    <w:qFormat/>
    <w:rsid w:val="00776F98"/>
    <w:pPr>
      <w:ind w:left="720"/>
      <w:contextualSpacing/>
    </w:pPr>
  </w:style>
  <w:style w:type="paragraph" w:customStyle="1" w:styleId="TableText">
    <w:name w:val="Table Text"/>
    <w:basedOn w:val="Normal"/>
    <w:uiPriority w:val="99"/>
    <w:rsid w:val="00965CCC"/>
    <w:pPr>
      <w:keepNext/>
      <w:tabs>
        <w:tab w:val="left" w:pos="252"/>
        <w:tab w:val="left" w:pos="522"/>
      </w:tabs>
      <w:spacing w:before="60" w:after="0" w:line="240" w:lineRule="auto"/>
    </w:pPr>
    <w:rPr>
      <w:rFonts w:ascii="Arial" w:eastAsia="Times New Roman" w:hAnsi="Arial"/>
      <w:color w:val="000000"/>
      <w:sz w:val="16"/>
      <w:szCs w:val="20"/>
    </w:rPr>
  </w:style>
  <w:style w:type="paragraph" w:customStyle="1" w:styleId="TableHead">
    <w:name w:val="Table Head"/>
    <w:basedOn w:val="Normal"/>
    <w:uiPriority w:val="99"/>
    <w:rsid w:val="00965CCC"/>
    <w:pPr>
      <w:keepNext/>
      <w:spacing w:after="0" w:line="240" w:lineRule="exact"/>
    </w:pPr>
    <w:rPr>
      <w:rFonts w:ascii="Arial" w:eastAsia="Times New Roman" w:hAnsi="Arial"/>
      <w:b/>
      <w:sz w:val="16"/>
      <w:szCs w:val="20"/>
    </w:rPr>
  </w:style>
  <w:style w:type="paragraph" w:customStyle="1" w:styleId="TABLE-title">
    <w:name w:val="TABLE-title"/>
    <w:basedOn w:val="PARAGRAPH"/>
    <w:link w:val="TABLE-titleChar"/>
    <w:autoRedefine/>
    <w:uiPriority w:val="99"/>
    <w:rsid w:val="00B205DC"/>
    <w:pPr>
      <w:keepNext/>
      <w:jc w:val="center"/>
    </w:pPr>
    <w:rPr>
      <w:b/>
      <w:bCs/>
    </w:rPr>
  </w:style>
  <w:style w:type="paragraph" w:customStyle="1" w:styleId="TableText0">
    <w:name w:val="TableText"/>
    <w:basedOn w:val="Normal"/>
    <w:link w:val="TableTextChar"/>
    <w:uiPriority w:val="99"/>
    <w:rsid w:val="00B205DC"/>
    <w:pPr>
      <w:keepNext/>
      <w:tabs>
        <w:tab w:val="left" w:pos="252"/>
        <w:tab w:val="left" w:pos="522"/>
      </w:tabs>
      <w:spacing w:before="10" w:after="10" w:line="240" w:lineRule="auto"/>
    </w:pPr>
    <w:rPr>
      <w:rFonts w:ascii="Arial" w:hAnsi="Arial"/>
      <w:color w:val="000000"/>
      <w:sz w:val="20"/>
      <w:szCs w:val="20"/>
    </w:rPr>
  </w:style>
  <w:style w:type="paragraph" w:customStyle="1" w:styleId="TableTextWithTabs">
    <w:name w:val="TableTextWithTabs"/>
    <w:basedOn w:val="TableText0"/>
    <w:link w:val="TableTextWithTabsChar"/>
    <w:uiPriority w:val="99"/>
    <w:rsid w:val="00B205DC"/>
    <w:pPr>
      <w:tabs>
        <w:tab w:val="clear" w:pos="252"/>
        <w:tab w:val="left" w:pos="162"/>
        <w:tab w:val="left" w:pos="342"/>
        <w:tab w:val="left" w:pos="702"/>
        <w:tab w:val="left" w:pos="882"/>
        <w:tab w:val="left" w:pos="1077"/>
      </w:tabs>
    </w:pPr>
  </w:style>
  <w:style w:type="character" w:customStyle="1" w:styleId="TableTextWithTabsChar">
    <w:name w:val="TableTextWithTabs Char"/>
    <w:link w:val="TableTextWithTabs"/>
    <w:uiPriority w:val="99"/>
    <w:locked/>
    <w:rsid w:val="00B205DC"/>
    <w:rPr>
      <w:rFonts w:ascii="Arial" w:hAnsi="Arial"/>
      <w:color w:val="000000"/>
      <w:sz w:val="20"/>
    </w:rPr>
  </w:style>
  <w:style w:type="character" w:customStyle="1" w:styleId="TableTextChar">
    <w:name w:val="TableText Char"/>
    <w:link w:val="TableText0"/>
    <w:uiPriority w:val="99"/>
    <w:locked/>
    <w:rsid w:val="00B205DC"/>
    <w:rPr>
      <w:rFonts w:ascii="Arial" w:hAnsi="Arial"/>
      <w:color w:val="000000"/>
      <w:sz w:val="20"/>
    </w:rPr>
  </w:style>
  <w:style w:type="character" w:customStyle="1" w:styleId="TABLE-titleChar">
    <w:name w:val="TABLE-title Char"/>
    <w:link w:val="TABLE-title"/>
    <w:uiPriority w:val="99"/>
    <w:locked/>
    <w:rsid w:val="00B205DC"/>
    <w:rPr>
      <w:rFonts w:ascii="Arial" w:hAnsi="Arial"/>
      <w:b/>
      <w:spacing w:val="8"/>
      <w:sz w:val="20"/>
      <w:lang w:val="en-GB" w:eastAsia="zh-CN"/>
    </w:rPr>
  </w:style>
  <w:style w:type="paragraph" w:styleId="BodyText">
    <w:name w:val="Body Text"/>
    <w:basedOn w:val="Normal"/>
    <w:link w:val="BodyTextChar"/>
    <w:uiPriority w:val="99"/>
    <w:rsid w:val="003F6369"/>
    <w:pPr>
      <w:suppressAutoHyphens/>
      <w:spacing w:after="120"/>
    </w:pPr>
    <w:rPr>
      <w:rFonts w:eastAsia="Times New Roman" w:cs="font275"/>
      <w:kern w:val="1"/>
      <w:sz w:val="20"/>
      <w:szCs w:val="20"/>
      <w:lang w:eastAsia="ar-SA"/>
    </w:rPr>
  </w:style>
  <w:style w:type="character" w:customStyle="1" w:styleId="BodyTextChar">
    <w:name w:val="Body Text Char"/>
    <w:basedOn w:val="DefaultParagraphFont"/>
    <w:link w:val="BodyText"/>
    <w:uiPriority w:val="99"/>
    <w:locked/>
    <w:rsid w:val="003F6369"/>
    <w:rPr>
      <w:rFonts w:ascii="Calibri" w:hAnsi="Calibri"/>
      <w:kern w:val="1"/>
      <w:lang w:eastAsia="ar-SA" w:bidi="ar-SA"/>
    </w:rPr>
  </w:style>
  <w:style w:type="paragraph" w:styleId="NormalWeb">
    <w:name w:val="Normal (Web)"/>
    <w:basedOn w:val="Normal"/>
    <w:uiPriority w:val="99"/>
    <w:rsid w:val="003F6369"/>
    <w:pPr>
      <w:spacing w:before="100" w:beforeAutospacing="1" w:after="100" w:afterAutospacing="1" w:line="240" w:lineRule="auto"/>
    </w:pPr>
    <w:rPr>
      <w:rFonts w:ascii="Times" w:eastAsia="MS Mincho" w:hAnsi="Times"/>
      <w:sz w:val="20"/>
      <w:szCs w:val="20"/>
    </w:rPr>
  </w:style>
  <w:style w:type="character" w:styleId="CommentReference">
    <w:name w:val="annotation reference"/>
    <w:basedOn w:val="DefaultParagraphFont"/>
    <w:uiPriority w:val="99"/>
    <w:semiHidden/>
    <w:rsid w:val="00C046C7"/>
    <w:rPr>
      <w:rFonts w:cs="Times New Roman"/>
      <w:sz w:val="16"/>
    </w:rPr>
  </w:style>
  <w:style w:type="paragraph" w:styleId="CommentText">
    <w:name w:val="annotation text"/>
    <w:basedOn w:val="Normal"/>
    <w:link w:val="CommentTextChar"/>
    <w:uiPriority w:val="99"/>
    <w:semiHidden/>
    <w:rsid w:val="00C046C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046C7"/>
    <w:rPr>
      <w:sz w:val="20"/>
    </w:rPr>
  </w:style>
  <w:style w:type="paragraph" w:styleId="CommentSubject">
    <w:name w:val="annotation subject"/>
    <w:basedOn w:val="CommentText"/>
    <w:next w:val="CommentText"/>
    <w:link w:val="CommentSubjectChar"/>
    <w:uiPriority w:val="99"/>
    <w:rsid w:val="00C046C7"/>
    <w:rPr>
      <w:b/>
      <w:bCs/>
    </w:rPr>
  </w:style>
  <w:style w:type="character" w:customStyle="1" w:styleId="CommentSubjectChar">
    <w:name w:val="Comment Subject Char"/>
    <w:basedOn w:val="CommentTextChar"/>
    <w:link w:val="CommentSubject"/>
    <w:uiPriority w:val="99"/>
    <w:semiHidden/>
    <w:locked/>
    <w:rsid w:val="00C046C7"/>
    <w:rPr>
      <w:b/>
      <w:sz w:val="20"/>
    </w:rPr>
  </w:style>
  <w:style w:type="paragraph" w:customStyle="1" w:styleId="DocumentTitle">
    <w:name w:val="Document Title"/>
    <w:basedOn w:val="Normal"/>
    <w:uiPriority w:val="99"/>
    <w:rsid w:val="00361418"/>
    <w:pPr>
      <w:spacing w:before="480" w:after="180" w:line="240" w:lineRule="auto"/>
      <w:ind w:left="360" w:right="720"/>
      <w:jc w:val="center"/>
    </w:pPr>
    <w:rPr>
      <w:rFonts w:ascii="Times New Roman" w:eastAsia="Times New Roman" w:hAnsi="Times New Roman" w:cs="Arial"/>
      <w:b/>
      <w:bCs/>
      <w:sz w:val="48"/>
      <w:szCs w:val="20"/>
      <w:lang w:eastAsia="zh-CN"/>
    </w:rPr>
  </w:style>
  <w:style w:type="paragraph" w:styleId="TOCHeading">
    <w:name w:val="TOC Heading"/>
    <w:basedOn w:val="Heading1"/>
    <w:next w:val="Normal"/>
    <w:uiPriority w:val="99"/>
    <w:qFormat/>
    <w:rsid w:val="00791001"/>
    <w:pPr>
      <w:numPr>
        <w:numId w:val="0"/>
      </w:numPr>
      <w:outlineLvl w:val="9"/>
    </w:pPr>
    <w:rPr>
      <w:rFonts w:ascii="Cambria" w:hAnsi="Cambria"/>
      <w:color w:val="365F91"/>
      <w:sz w:val="28"/>
      <w:lang w:eastAsia="ja-JP"/>
    </w:rPr>
  </w:style>
  <w:style w:type="paragraph" w:styleId="TOC1">
    <w:name w:val="toc 1"/>
    <w:basedOn w:val="Normal"/>
    <w:next w:val="Normal"/>
    <w:autoRedefine/>
    <w:uiPriority w:val="39"/>
    <w:rsid w:val="00791001"/>
    <w:pPr>
      <w:spacing w:before="120" w:after="0"/>
    </w:pPr>
  </w:style>
  <w:style w:type="paragraph" w:styleId="TOC2">
    <w:name w:val="toc 2"/>
    <w:basedOn w:val="Normal"/>
    <w:next w:val="Normal"/>
    <w:autoRedefine/>
    <w:uiPriority w:val="39"/>
    <w:rsid w:val="00791001"/>
    <w:pPr>
      <w:tabs>
        <w:tab w:val="left" w:pos="720"/>
        <w:tab w:val="right" w:leader="dot" w:pos="9350"/>
      </w:tabs>
      <w:spacing w:after="0"/>
      <w:ind w:left="245"/>
    </w:pPr>
  </w:style>
  <w:style w:type="paragraph" w:styleId="TOC3">
    <w:name w:val="toc 3"/>
    <w:basedOn w:val="Normal"/>
    <w:next w:val="Normal"/>
    <w:autoRedefine/>
    <w:uiPriority w:val="39"/>
    <w:rsid w:val="00EA0F00"/>
    <w:pPr>
      <w:tabs>
        <w:tab w:val="left" w:pos="1080"/>
        <w:tab w:val="left" w:pos="9346"/>
      </w:tabs>
      <w:spacing w:after="0"/>
      <w:ind w:left="475"/>
    </w:pPr>
  </w:style>
  <w:style w:type="paragraph" w:styleId="Header">
    <w:name w:val="header"/>
    <w:basedOn w:val="PARAGRAPH"/>
    <w:link w:val="HeaderChar1"/>
    <w:uiPriority w:val="99"/>
    <w:rsid w:val="00791001"/>
    <w:pPr>
      <w:tabs>
        <w:tab w:val="center" w:pos="4536"/>
        <w:tab w:val="right" w:pos="9072"/>
      </w:tabs>
      <w:spacing w:before="0" w:after="0"/>
    </w:pPr>
    <w:rPr>
      <w:rFonts w:cs="Times New Roman"/>
    </w:rPr>
  </w:style>
  <w:style w:type="character" w:customStyle="1" w:styleId="HeaderChar">
    <w:name w:val="Header Char"/>
    <w:basedOn w:val="DefaultParagraphFont"/>
    <w:uiPriority w:val="99"/>
    <w:rsid w:val="00791001"/>
    <w:rPr>
      <w:sz w:val="24"/>
    </w:rPr>
  </w:style>
  <w:style w:type="paragraph" w:customStyle="1" w:styleId="NOTE">
    <w:name w:val="NOTE"/>
    <w:aliases w:val="no,note,Note"/>
    <w:basedOn w:val="PARAGRAPH"/>
    <w:link w:val="NOTEChar"/>
    <w:uiPriority w:val="99"/>
    <w:rsid w:val="00791001"/>
    <w:pPr>
      <w:spacing w:after="100"/>
    </w:pPr>
    <w:rPr>
      <w:rFonts w:cs="Times New Roman"/>
      <w:sz w:val="16"/>
    </w:rPr>
  </w:style>
  <w:style w:type="paragraph" w:styleId="Footer">
    <w:name w:val="footer"/>
    <w:basedOn w:val="Header"/>
    <w:link w:val="FooterChar"/>
    <w:uiPriority w:val="99"/>
    <w:rsid w:val="00791001"/>
  </w:style>
  <w:style w:type="character" w:customStyle="1" w:styleId="FooterChar">
    <w:name w:val="Footer Char"/>
    <w:basedOn w:val="DefaultParagraphFont"/>
    <w:link w:val="Footer"/>
    <w:uiPriority w:val="99"/>
    <w:locked/>
    <w:rsid w:val="00791001"/>
    <w:rPr>
      <w:rFonts w:ascii="Arial" w:hAnsi="Arial"/>
      <w:spacing w:val="8"/>
      <w:sz w:val="20"/>
      <w:lang w:val="en-GB" w:eastAsia="zh-CN"/>
    </w:rPr>
  </w:style>
  <w:style w:type="paragraph" w:styleId="List">
    <w:name w:val="List"/>
    <w:aliases w:val="CONTINUE"/>
    <w:basedOn w:val="PARAGRAPH"/>
    <w:link w:val="ListChar1"/>
    <w:uiPriority w:val="99"/>
    <w:rsid w:val="00791001"/>
    <w:pPr>
      <w:tabs>
        <w:tab w:val="left" w:pos="340"/>
      </w:tabs>
      <w:spacing w:before="0" w:after="100"/>
      <w:ind w:left="340" w:hanging="340"/>
    </w:pPr>
  </w:style>
  <w:style w:type="character" w:customStyle="1" w:styleId="ListChar1">
    <w:name w:val="List Char1"/>
    <w:aliases w:val="CONTINUE Char"/>
    <w:link w:val="List"/>
    <w:uiPriority w:val="99"/>
    <w:locked/>
    <w:rsid w:val="00791001"/>
    <w:rPr>
      <w:rFonts w:ascii="Arial" w:hAnsi="Arial"/>
      <w:spacing w:val="8"/>
      <w:sz w:val="20"/>
      <w:lang w:val="en-GB" w:eastAsia="zh-CN"/>
    </w:rPr>
  </w:style>
  <w:style w:type="character" w:styleId="PageNumber">
    <w:name w:val="page number"/>
    <w:basedOn w:val="DefaultParagraphFont"/>
    <w:uiPriority w:val="99"/>
    <w:rsid w:val="00791001"/>
    <w:rPr>
      <w:rFonts w:ascii="Arial" w:hAnsi="Arial" w:cs="Times New Roman"/>
      <w:sz w:val="20"/>
    </w:rPr>
  </w:style>
  <w:style w:type="paragraph" w:customStyle="1" w:styleId="FOREWORD">
    <w:name w:val="FOREWORD"/>
    <w:basedOn w:val="PARAGRAPH"/>
    <w:uiPriority w:val="99"/>
    <w:rsid w:val="00791001"/>
    <w:pPr>
      <w:tabs>
        <w:tab w:val="left" w:pos="284"/>
      </w:tabs>
      <w:spacing w:before="0" w:after="100"/>
      <w:ind w:left="284" w:hanging="284"/>
    </w:pPr>
    <w:rPr>
      <w:sz w:val="16"/>
      <w:szCs w:val="16"/>
    </w:rPr>
  </w:style>
  <w:style w:type="paragraph" w:styleId="FootnoteText">
    <w:name w:val="footnote text"/>
    <w:basedOn w:val="PARAGRAPH"/>
    <w:link w:val="FootnoteTextChar"/>
    <w:uiPriority w:val="99"/>
    <w:semiHidden/>
    <w:rsid w:val="00791001"/>
    <w:pPr>
      <w:spacing w:before="0" w:after="100"/>
      <w:ind w:left="284" w:hanging="284"/>
    </w:pPr>
    <w:rPr>
      <w:rFonts w:cs="Times New Roman"/>
      <w:sz w:val="16"/>
      <w:szCs w:val="16"/>
    </w:rPr>
  </w:style>
  <w:style w:type="character" w:customStyle="1" w:styleId="FootnoteTextChar">
    <w:name w:val="Footnote Text Char"/>
    <w:basedOn w:val="DefaultParagraphFont"/>
    <w:link w:val="FootnoteText"/>
    <w:uiPriority w:val="99"/>
    <w:semiHidden/>
    <w:locked/>
    <w:rsid w:val="00791001"/>
    <w:rPr>
      <w:rFonts w:ascii="Arial" w:hAnsi="Arial"/>
      <w:spacing w:val="8"/>
      <w:sz w:val="16"/>
      <w:lang w:val="en-GB" w:eastAsia="zh-CN"/>
    </w:rPr>
  </w:style>
  <w:style w:type="character" w:styleId="FootnoteReference">
    <w:name w:val="footnote reference"/>
    <w:basedOn w:val="DefaultParagraphFont"/>
    <w:uiPriority w:val="99"/>
    <w:semiHidden/>
    <w:rsid w:val="00791001"/>
    <w:rPr>
      <w:rFonts w:ascii="Arial" w:hAnsi="Arial" w:cs="Times New Roman"/>
      <w:position w:val="4"/>
      <w:sz w:val="16"/>
      <w:vertAlign w:val="baseline"/>
    </w:rPr>
  </w:style>
  <w:style w:type="paragraph" w:styleId="TOC4">
    <w:name w:val="toc 4"/>
    <w:basedOn w:val="TOC3"/>
    <w:uiPriority w:val="99"/>
    <w:semiHidden/>
    <w:rsid w:val="00791001"/>
    <w:pPr>
      <w:tabs>
        <w:tab w:val="left" w:pos="2608"/>
        <w:tab w:val="right" w:leader="dot" w:pos="9070"/>
      </w:tabs>
      <w:suppressAutoHyphens/>
      <w:snapToGrid w:val="0"/>
      <w:spacing w:after="60" w:line="240" w:lineRule="auto"/>
      <w:ind w:left="2608" w:right="680" w:hanging="907"/>
    </w:pPr>
    <w:rPr>
      <w:rFonts w:ascii="Arial" w:eastAsia="Times New Roman" w:hAnsi="Arial" w:cs="Arial"/>
      <w:spacing w:val="8"/>
      <w:sz w:val="20"/>
      <w:szCs w:val="20"/>
      <w:lang w:val="en-GB" w:eastAsia="zh-CN"/>
    </w:rPr>
  </w:style>
  <w:style w:type="paragraph" w:styleId="TOC5">
    <w:name w:val="toc 5"/>
    <w:basedOn w:val="TOC4"/>
    <w:uiPriority w:val="99"/>
    <w:semiHidden/>
    <w:rsid w:val="00791001"/>
    <w:pPr>
      <w:tabs>
        <w:tab w:val="clear" w:pos="2608"/>
        <w:tab w:val="left" w:pos="3686"/>
      </w:tabs>
      <w:ind w:left="3685" w:hanging="1077"/>
    </w:pPr>
  </w:style>
  <w:style w:type="paragraph" w:styleId="TOC6">
    <w:name w:val="toc 6"/>
    <w:basedOn w:val="TOC5"/>
    <w:uiPriority w:val="99"/>
    <w:semiHidden/>
    <w:rsid w:val="00791001"/>
    <w:pPr>
      <w:tabs>
        <w:tab w:val="clear" w:pos="3686"/>
        <w:tab w:val="left" w:pos="4933"/>
      </w:tabs>
      <w:ind w:left="4933" w:hanging="1247"/>
    </w:pPr>
  </w:style>
  <w:style w:type="paragraph" w:styleId="TOC7">
    <w:name w:val="toc 7"/>
    <w:basedOn w:val="TOC1"/>
    <w:uiPriority w:val="99"/>
    <w:semiHidden/>
    <w:rsid w:val="00791001"/>
    <w:pPr>
      <w:tabs>
        <w:tab w:val="left" w:pos="395"/>
        <w:tab w:val="right" w:pos="9070"/>
      </w:tabs>
      <w:suppressAutoHyphens/>
      <w:snapToGrid w:val="0"/>
      <w:spacing w:before="0" w:after="100" w:line="240" w:lineRule="auto"/>
      <w:ind w:left="397" w:right="680" w:hanging="397"/>
    </w:pPr>
    <w:rPr>
      <w:rFonts w:ascii="Arial" w:eastAsia="Times New Roman" w:hAnsi="Arial" w:cs="Arial"/>
      <w:spacing w:val="8"/>
      <w:sz w:val="20"/>
      <w:szCs w:val="20"/>
      <w:lang w:val="en-GB" w:eastAsia="zh-CN"/>
    </w:rPr>
  </w:style>
  <w:style w:type="paragraph" w:styleId="TOC8">
    <w:name w:val="toc 8"/>
    <w:basedOn w:val="TOC1"/>
    <w:uiPriority w:val="99"/>
    <w:semiHidden/>
    <w:rsid w:val="00791001"/>
    <w:pPr>
      <w:tabs>
        <w:tab w:val="left" w:pos="395"/>
        <w:tab w:val="right" w:leader="dot" w:pos="9070"/>
      </w:tabs>
      <w:suppressAutoHyphens/>
      <w:snapToGrid w:val="0"/>
      <w:spacing w:before="0" w:after="100" w:line="240" w:lineRule="auto"/>
      <w:ind w:left="720" w:right="680" w:hanging="720"/>
    </w:pPr>
    <w:rPr>
      <w:rFonts w:ascii="Arial" w:eastAsia="Times New Roman" w:hAnsi="Arial" w:cs="Arial"/>
      <w:spacing w:val="8"/>
      <w:sz w:val="20"/>
      <w:szCs w:val="20"/>
      <w:lang w:val="en-GB" w:eastAsia="zh-CN"/>
    </w:rPr>
  </w:style>
  <w:style w:type="paragraph" w:styleId="TOC9">
    <w:name w:val="toc 9"/>
    <w:basedOn w:val="TOC1"/>
    <w:uiPriority w:val="99"/>
    <w:semiHidden/>
    <w:rsid w:val="00791001"/>
    <w:pPr>
      <w:tabs>
        <w:tab w:val="left" w:pos="395"/>
        <w:tab w:val="right" w:leader="dot" w:pos="9070"/>
      </w:tabs>
      <w:suppressAutoHyphens/>
      <w:snapToGrid w:val="0"/>
      <w:spacing w:before="0" w:after="100" w:line="240" w:lineRule="auto"/>
      <w:ind w:left="720" w:right="680" w:hanging="720"/>
    </w:pPr>
    <w:rPr>
      <w:rFonts w:ascii="Arial" w:eastAsia="Times New Roman" w:hAnsi="Arial" w:cs="Arial"/>
      <w:spacing w:val="8"/>
      <w:sz w:val="20"/>
      <w:szCs w:val="20"/>
      <w:lang w:val="en-GB" w:eastAsia="zh-CN"/>
    </w:rPr>
  </w:style>
  <w:style w:type="paragraph" w:customStyle="1" w:styleId="HEADINGNonumber">
    <w:name w:val="HEADING(Nonumber)"/>
    <w:basedOn w:val="Heading1"/>
    <w:uiPriority w:val="99"/>
    <w:rsid w:val="00791001"/>
    <w:pPr>
      <w:keepLines w:val="0"/>
      <w:suppressAutoHyphens/>
      <w:snapToGrid w:val="0"/>
      <w:spacing w:before="0" w:after="200" w:line="240" w:lineRule="auto"/>
      <w:ind w:left="397" w:hanging="397"/>
      <w:jc w:val="center"/>
      <w:outlineLvl w:val="9"/>
    </w:pPr>
    <w:rPr>
      <w:rFonts w:eastAsia="Times New Roman" w:cs="Arial"/>
      <w:b w:val="0"/>
      <w:bCs w:val="0"/>
      <w:spacing w:val="8"/>
      <w:szCs w:val="24"/>
      <w:lang w:val="en-GB" w:eastAsia="zh-CN"/>
    </w:rPr>
  </w:style>
  <w:style w:type="paragraph" w:styleId="List4">
    <w:name w:val="List 4"/>
    <w:basedOn w:val="List3"/>
    <w:uiPriority w:val="99"/>
    <w:rsid w:val="00791001"/>
    <w:pPr>
      <w:tabs>
        <w:tab w:val="clear" w:pos="1021"/>
        <w:tab w:val="left" w:pos="1361"/>
      </w:tabs>
      <w:ind w:left="1361"/>
    </w:pPr>
  </w:style>
  <w:style w:type="paragraph" w:styleId="List3">
    <w:name w:val="List 3"/>
    <w:basedOn w:val="List2"/>
    <w:uiPriority w:val="99"/>
    <w:rsid w:val="00791001"/>
    <w:pPr>
      <w:tabs>
        <w:tab w:val="clear" w:pos="680"/>
        <w:tab w:val="left" w:pos="1021"/>
      </w:tabs>
      <w:ind w:left="1020"/>
    </w:pPr>
  </w:style>
  <w:style w:type="paragraph" w:styleId="List2">
    <w:name w:val="List 2"/>
    <w:basedOn w:val="List"/>
    <w:link w:val="List2Char"/>
    <w:uiPriority w:val="99"/>
    <w:rsid w:val="00791001"/>
    <w:pPr>
      <w:tabs>
        <w:tab w:val="clear" w:pos="340"/>
        <w:tab w:val="left" w:pos="680"/>
      </w:tabs>
      <w:ind w:left="680"/>
    </w:pPr>
  </w:style>
  <w:style w:type="character" w:customStyle="1" w:styleId="List2Char">
    <w:name w:val="List 2 Char"/>
    <w:basedOn w:val="ListChar1"/>
    <w:link w:val="List2"/>
    <w:uiPriority w:val="99"/>
    <w:locked/>
    <w:rsid w:val="00791001"/>
    <w:rPr>
      <w:rFonts w:ascii="Arial" w:hAnsi="Arial" w:cs="Arial"/>
      <w:spacing w:val="8"/>
      <w:sz w:val="20"/>
      <w:szCs w:val="20"/>
      <w:lang w:val="en-GB" w:eastAsia="zh-CN" w:bidi="ar-SA"/>
    </w:rPr>
  </w:style>
  <w:style w:type="paragraph" w:customStyle="1" w:styleId="TableTextGray">
    <w:name w:val="TableTextGray"/>
    <w:basedOn w:val="TableText0"/>
    <w:uiPriority w:val="99"/>
    <w:rsid w:val="00791001"/>
    <w:pPr>
      <w:tabs>
        <w:tab w:val="clear" w:pos="252"/>
        <w:tab w:val="left" w:pos="162"/>
        <w:tab w:val="left" w:pos="342"/>
        <w:tab w:val="left" w:pos="702"/>
        <w:tab w:val="left" w:pos="882"/>
      </w:tabs>
    </w:pPr>
    <w:rPr>
      <w:color w:val="808080"/>
    </w:rPr>
  </w:style>
  <w:style w:type="paragraph" w:customStyle="1" w:styleId="ANNEXtitle">
    <w:name w:val="ANNEX_title"/>
    <w:basedOn w:val="MAIN-TITLE"/>
    <w:next w:val="ANNEX-heading1"/>
    <w:uiPriority w:val="99"/>
    <w:rsid w:val="00791001"/>
    <w:pPr>
      <w:pageBreakBefore/>
      <w:numPr>
        <w:numId w:val="24"/>
      </w:numPr>
      <w:spacing w:after="200"/>
      <w:ind w:left="720" w:hanging="360"/>
      <w:outlineLvl w:val="0"/>
    </w:pPr>
  </w:style>
  <w:style w:type="paragraph" w:customStyle="1" w:styleId="MAIN-TITLE">
    <w:name w:val="MAIN-TITLE"/>
    <w:basedOn w:val="PARAGRAPH"/>
    <w:link w:val="MAIN-TITLEChar"/>
    <w:uiPriority w:val="99"/>
    <w:rsid w:val="00791001"/>
    <w:pPr>
      <w:spacing w:before="0" w:after="0"/>
      <w:jc w:val="center"/>
    </w:pPr>
    <w:rPr>
      <w:rFonts w:cs="Times New Roman"/>
      <w:b/>
      <w:sz w:val="24"/>
    </w:rPr>
  </w:style>
  <w:style w:type="paragraph" w:customStyle="1" w:styleId="ANNEX-heading1">
    <w:name w:val="ANNEX-heading1"/>
    <w:basedOn w:val="Heading1"/>
    <w:next w:val="PARAGRAPH"/>
    <w:uiPriority w:val="99"/>
    <w:rsid w:val="00791001"/>
    <w:pPr>
      <w:keepLines w:val="0"/>
      <w:numPr>
        <w:ilvl w:val="1"/>
        <w:numId w:val="24"/>
      </w:numPr>
      <w:suppressAutoHyphens/>
      <w:snapToGrid w:val="0"/>
      <w:spacing w:before="200" w:after="200" w:line="240" w:lineRule="auto"/>
      <w:outlineLvl w:val="1"/>
    </w:pPr>
    <w:rPr>
      <w:rFonts w:eastAsia="Times New Roman" w:cs="Arial"/>
      <w:spacing w:val="8"/>
      <w:sz w:val="22"/>
      <w:szCs w:val="22"/>
      <w:lang w:val="en-GB" w:eastAsia="zh-CN"/>
    </w:rPr>
  </w:style>
  <w:style w:type="paragraph" w:customStyle="1" w:styleId="TERM-number">
    <w:name w:val="TERM-number"/>
    <w:basedOn w:val="Heading2"/>
    <w:next w:val="TERM"/>
    <w:uiPriority w:val="99"/>
    <w:rsid w:val="00791001"/>
    <w:pPr>
      <w:keepLines w:val="0"/>
      <w:suppressAutoHyphens/>
      <w:snapToGrid w:val="0"/>
      <w:spacing w:before="100" w:line="240" w:lineRule="auto"/>
      <w:ind w:left="0" w:firstLine="0"/>
      <w:outlineLvl w:val="9"/>
    </w:pPr>
    <w:rPr>
      <w:rFonts w:eastAsia="Times New Roman" w:cs="Arial"/>
      <w:spacing w:val="8"/>
      <w:sz w:val="22"/>
      <w:szCs w:val="22"/>
      <w:lang w:val="en-GB" w:eastAsia="zh-CN"/>
    </w:rPr>
  </w:style>
  <w:style w:type="paragraph" w:customStyle="1" w:styleId="TERM">
    <w:name w:val="TERM"/>
    <w:basedOn w:val="PARAGRAPH"/>
    <w:next w:val="TERM-definition"/>
    <w:uiPriority w:val="99"/>
    <w:rsid w:val="00791001"/>
    <w:pPr>
      <w:keepNext/>
      <w:spacing w:before="0" w:after="0"/>
    </w:pPr>
    <w:rPr>
      <w:b/>
      <w:bCs/>
    </w:rPr>
  </w:style>
  <w:style w:type="paragraph" w:customStyle="1" w:styleId="TERM-definition">
    <w:name w:val="TERM-definition"/>
    <w:basedOn w:val="PARAGRAPH"/>
    <w:next w:val="TERM-number"/>
    <w:uiPriority w:val="99"/>
    <w:rsid w:val="00791001"/>
    <w:pPr>
      <w:spacing w:before="0"/>
    </w:pPr>
  </w:style>
  <w:style w:type="paragraph" w:styleId="ListNumber3">
    <w:name w:val="List Number 3"/>
    <w:basedOn w:val="List3"/>
    <w:uiPriority w:val="99"/>
    <w:rsid w:val="00791001"/>
    <w:pPr>
      <w:numPr>
        <w:numId w:val="26"/>
      </w:numPr>
      <w:tabs>
        <w:tab w:val="clear" w:pos="720"/>
      </w:tabs>
      <w:ind w:left="1020" w:hanging="340"/>
    </w:pPr>
  </w:style>
  <w:style w:type="paragraph" w:styleId="ListBullet5">
    <w:name w:val="List Bullet 5"/>
    <w:basedOn w:val="ListBullet4"/>
    <w:uiPriority w:val="99"/>
    <w:rsid w:val="00791001"/>
    <w:pPr>
      <w:ind w:left="1701"/>
    </w:pPr>
  </w:style>
  <w:style w:type="paragraph" w:styleId="ListBullet4">
    <w:name w:val="List Bullet 4"/>
    <w:basedOn w:val="ListBullet3"/>
    <w:uiPriority w:val="99"/>
    <w:rsid w:val="00791001"/>
    <w:pPr>
      <w:ind w:left="1361"/>
    </w:pPr>
  </w:style>
  <w:style w:type="paragraph" w:styleId="ListBullet3">
    <w:name w:val="List Bullet 3"/>
    <w:basedOn w:val="ListBullet2"/>
    <w:uiPriority w:val="99"/>
    <w:rsid w:val="00791001"/>
    <w:pPr>
      <w:ind w:left="1020"/>
    </w:pPr>
  </w:style>
  <w:style w:type="paragraph" w:styleId="ListBullet2">
    <w:name w:val="List Bullet 2"/>
    <w:basedOn w:val="ListBullet"/>
    <w:uiPriority w:val="99"/>
    <w:rsid w:val="00791001"/>
    <w:pPr>
      <w:numPr>
        <w:numId w:val="31"/>
      </w:numPr>
      <w:tabs>
        <w:tab w:val="clear" w:pos="717"/>
        <w:tab w:val="left" w:pos="340"/>
        <w:tab w:val="left" w:pos="680"/>
      </w:tabs>
      <w:ind w:left="680" w:hanging="360"/>
    </w:pPr>
  </w:style>
  <w:style w:type="paragraph" w:styleId="ListBullet">
    <w:name w:val="List Bullet"/>
    <w:basedOn w:val="PARAGRAPH"/>
    <w:uiPriority w:val="99"/>
    <w:rsid w:val="00791001"/>
    <w:pPr>
      <w:numPr>
        <w:numId w:val="25"/>
      </w:numPr>
      <w:tabs>
        <w:tab w:val="clear" w:pos="360"/>
        <w:tab w:val="left" w:pos="340"/>
      </w:tabs>
      <w:spacing w:before="0" w:after="100"/>
      <w:ind w:left="340" w:hanging="340"/>
    </w:pPr>
  </w:style>
  <w:style w:type="character" w:styleId="EndnoteReference">
    <w:name w:val="endnote reference"/>
    <w:basedOn w:val="DefaultParagraphFont"/>
    <w:uiPriority w:val="99"/>
    <w:semiHidden/>
    <w:rsid w:val="00791001"/>
    <w:rPr>
      <w:rFonts w:cs="Times New Roman"/>
      <w:vertAlign w:val="superscript"/>
    </w:rPr>
  </w:style>
  <w:style w:type="paragraph" w:customStyle="1" w:styleId="TABFIGfootnote">
    <w:name w:val="TAB_FIG_footnote"/>
    <w:basedOn w:val="FootnoteText"/>
    <w:uiPriority w:val="99"/>
    <w:rsid w:val="00791001"/>
    <w:pPr>
      <w:tabs>
        <w:tab w:val="left" w:pos="284"/>
      </w:tabs>
      <w:spacing w:before="60" w:after="60"/>
    </w:pPr>
  </w:style>
  <w:style w:type="character" w:customStyle="1" w:styleId="Reference">
    <w:name w:val="Reference"/>
    <w:uiPriority w:val="99"/>
    <w:rsid w:val="00791001"/>
    <w:rPr>
      <w:rFonts w:ascii="Arial" w:hAnsi="Arial"/>
      <w:noProof/>
      <w:sz w:val="20"/>
    </w:rPr>
  </w:style>
  <w:style w:type="paragraph" w:styleId="ListContinue">
    <w:name w:val="List Continue"/>
    <w:basedOn w:val="PARAGRAPH"/>
    <w:uiPriority w:val="99"/>
    <w:rsid w:val="00791001"/>
    <w:pPr>
      <w:spacing w:before="0" w:after="100"/>
      <w:ind w:left="340"/>
    </w:pPr>
  </w:style>
  <w:style w:type="paragraph" w:styleId="ListContinue2">
    <w:name w:val="List Continue 2"/>
    <w:basedOn w:val="ListContinue"/>
    <w:uiPriority w:val="99"/>
    <w:rsid w:val="00791001"/>
    <w:pPr>
      <w:ind w:left="680"/>
    </w:pPr>
  </w:style>
  <w:style w:type="paragraph" w:styleId="ListContinue3">
    <w:name w:val="List Continue 3"/>
    <w:basedOn w:val="ListContinue2"/>
    <w:uiPriority w:val="99"/>
    <w:rsid w:val="00791001"/>
    <w:pPr>
      <w:ind w:left="1021"/>
    </w:pPr>
  </w:style>
  <w:style w:type="paragraph" w:styleId="ListContinue4">
    <w:name w:val="List Continue 4"/>
    <w:basedOn w:val="ListContinue3"/>
    <w:uiPriority w:val="99"/>
    <w:rsid w:val="00791001"/>
    <w:pPr>
      <w:ind w:left="1361"/>
    </w:pPr>
  </w:style>
  <w:style w:type="paragraph" w:styleId="ListContinue5">
    <w:name w:val="List Continue 5"/>
    <w:basedOn w:val="ListContinue4"/>
    <w:uiPriority w:val="99"/>
    <w:rsid w:val="00791001"/>
    <w:pPr>
      <w:ind w:left="1701"/>
    </w:pPr>
  </w:style>
  <w:style w:type="paragraph" w:styleId="List5">
    <w:name w:val="List 5"/>
    <w:basedOn w:val="List4"/>
    <w:uiPriority w:val="99"/>
    <w:rsid w:val="00791001"/>
    <w:pPr>
      <w:tabs>
        <w:tab w:val="clear" w:pos="1361"/>
        <w:tab w:val="left" w:pos="1701"/>
      </w:tabs>
      <w:ind w:left="1701"/>
    </w:pPr>
  </w:style>
  <w:style w:type="character" w:customStyle="1" w:styleId="VARIABLE">
    <w:name w:val="VARIABLE"/>
    <w:uiPriority w:val="99"/>
    <w:rsid w:val="00791001"/>
    <w:rPr>
      <w:rFonts w:ascii="Times New Roman" w:hAnsi="Times New Roman"/>
      <w:i/>
    </w:rPr>
  </w:style>
  <w:style w:type="paragraph" w:customStyle="1" w:styleId="TableWithTabs">
    <w:name w:val="TableWithTabs"/>
    <w:basedOn w:val="Normal"/>
    <w:uiPriority w:val="99"/>
    <w:rsid w:val="00791001"/>
    <w:pPr>
      <w:keepNext/>
      <w:tabs>
        <w:tab w:val="left" w:pos="177"/>
        <w:tab w:val="left" w:pos="346"/>
        <w:tab w:val="left" w:pos="518"/>
        <w:tab w:val="left" w:pos="691"/>
        <w:tab w:val="left" w:pos="864"/>
        <w:tab w:val="left" w:pos="1037"/>
      </w:tabs>
      <w:spacing w:after="0" w:line="240" w:lineRule="auto"/>
    </w:pPr>
    <w:rPr>
      <w:rFonts w:ascii="Arial" w:eastAsia="Times New Roman" w:hAnsi="Arial" w:cs="Arial"/>
      <w:sz w:val="16"/>
      <w:szCs w:val="16"/>
    </w:rPr>
  </w:style>
  <w:style w:type="paragraph" w:styleId="ListNumber">
    <w:name w:val="List Number"/>
    <w:basedOn w:val="List"/>
    <w:link w:val="ListNumberChar1"/>
    <w:uiPriority w:val="99"/>
    <w:rsid w:val="00791001"/>
    <w:pPr>
      <w:numPr>
        <w:numId w:val="30"/>
      </w:numPr>
      <w:tabs>
        <w:tab w:val="clear" w:pos="360"/>
        <w:tab w:val="left" w:pos="340"/>
        <w:tab w:val="num" w:pos="717"/>
      </w:tabs>
      <w:ind w:left="340" w:hanging="340"/>
    </w:pPr>
  </w:style>
  <w:style w:type="character" w:customStyle="1" w:styleId="ListNumberChar1">
    <w:name w:val="List Number Char1"/>
    <w:link w:val="ListNumber"/>
    <w:uiPriority w:val="99"/>
    <w:locked/>
    <w:rsid w:val="00791001"/>
    <w:rPr>
      <w:rFonts w:ascii="Arial" w:hAnsi="Arial" w:cs="Arial"/>
      <w:spacing w:val="8"/>
      <w:sz w:val="20"/>
      <w:szCs w:val="20"/>
      <w:lang w:val="en-GB" w:eastAsia="zh-CN"/>
    </w:rPr>
  </w:style>
  <w:style w:type="paragraph" w:styleId="ListNumber2">
    <w:name w:val="List Number 2"/>
    <w:basedOn w:val="List2"/>
    <w:link w:val="ListNumber2Char"/>
    <w:uiPriority w:val="99"/>
    <w:rsid w:val="00791001"/>
    <w:pPr>
      <w:numPr>
        <w:numId w:val="32"/>
      </w:numPr>
      <w:tabs>
        <w:tab w:val="clear" w:pos="360"/>
        <w:tab w:val="num" w:pos="2138"/>
      </w:tabs>
      <w:ind w:left="680" w:hanging="340"/>
    </w:pPr>
  </w:style>
  <w:style w:type="character" w:customStyle="1" w:styleId="ListNumber2Char">
    <w:name w:val="List Number 2 Char"/>
    <w:link w:val="ListNumber2"/>
    <w:uiPriority w:val="99"/>
    <w:locked/>
    <w:rsid w:val="00791001"/>
    <w:rPr>
      <w:rFonts w:ascii="Arial" w:hAnsi="Arial" w:cs="Arial"/>
      <w:spacing w:val="8"/>
      <w:sz w:val="20"/>
      <w:szCs w:val="20"/>
      <w:lang w:val="en-GB" w:eastAsia="zh-CN"/>
    </w:rPr>
  </w:style>
  <w:style w:type="paragraph" w:customStyle="1" w:styleId="FigureText">
    <w:name w:val="FigureText"/>
    <w:basedOn w:val="Normal"/>
    <w:uiPriority w:val="99"/>
    <w:rsid w:val="00791001"/>
    <w:pPr>
      <w:spacing w:after="0" w:line="240" w:lineRule="auto"/>
      <w:jc w:val="center"/>
    </w:pPr>
    <w:rPr>
      <w:rFonts w:ascii="Arial" w:eastAsia="Times New Roman" w:hAnsi="Arial" w:cs="Arial"/>
      <w:sz w:val="16"/>
      <w:szCs w:val="16"/>
    </w:rPr>
  </w:style>
  <w:style w:type="paragraph" w:customStyle="1" w:styleId="TABLE-centered">
    <w:name w:val="TABLE-centered"/>
    <w:basedOn w:val="TABLE-col-heading"/>
    <w:uiPriority w:val="99"/>
    <w:rsid w:val="00791001"/>
    <w:rPr>
      <w:b w:val="0"/>
      <w:bCs w:val="0"/>
    </w:rPr>
  </w:style>
  <w:style w:type="paragraph" w:customStyle="1" w:styleId="TABLE-col-heading">
    <w:name w:val="TABLE-col-heading"/>
    <w:basedOn w:val="PARAGRAPH"/>
    <w:uiPriority w:val="99"/>
    <w:rsid w:val="00791001"/>
    <w:pPr>
      <w:spacing w:before="60" w:after="60"/>
      <w:jc w:val="center"/>
    </w:pPr>
    <w:rPr>
      <w:b/>
      <w:bCs/>
      <w:sz w:val="16"/>
      <w:szCs w:val="16"/>
    </w:rPr>
  </w:style>
  <w:style w:type="paragraph" w:styleId="ListNumber4">
    <w:name w:val="List Number 4"/>
    <w:basedOn w:val="List4"/>
    <w:uiPriority w:val="99"/>
    <w:rsid w:val="00791001"/>
    <w:pPr>
      <w:numPr>
        <w:numId w:val="27"/>
      </w:numPr>
      <w:tabs>
        <w:tab w:val="clear" w:pos="360"/>
      </w:tabs>
      <w:ind w:left="1361" w:hanging="340"/>
    </w:pPr>
  </w:style>
  <w:style w:type="paragraph" w:styleId="ListNumber5">
    <w:name w:val="List Number 5"/>
    <w:basedOn w:val="List5"/>
    <w:uiPriority w:val="99"/>
    <w:rsid w:val="00791001"/>
    <w:pPr>
      <w:numPr>
        <w:numId w:val="28"/>
      </w:numPr>
      <w:tabs>
        <w:tab w:val="clear" w:pos="360"/>
      </w:tabs>
      <w:ind w:left="1701" w:hanging="340"/>
    </w:pPr>
  </w:style>
  <w:style w:type="paragraph" w:styleId="TableofFigures">
    <w:name w:val="table of figures"/>
    <w:basedOn w:val="TOC1"/>
    <w:uiPriority w:val="99"/>
    <w:rsid w:val="00791001"/>
    <w:pPr>
      <w:tabs>
        <w:tab w:val="left" w:pos="395"/>
        <w:tab w:val="right" w:leader="dot" w:pos="9070"/>
      </w:tabs>
      <w:suppressAutoHyphens/>
      <w:snapToGrid w:val="0"/>
      <w:spacing w:before="0" w:after="100" w:line="240" w:lineRule="auto"/>
      <w:ind w:right="680"/>
    </w:pPr>
    <w:rPr>
      <w:rFonts w:ascii="Arial" w:eastAsia="Times New Roman" w:hAnsi="Arial" w:cs="Arial"/>
      <w:spacing w:val="8"/>
      <w:sz w:val="20"/>
      <w:szCs w:val="20"/>
      <w:lang w:val="en-GB" w:eastAsia="zh-CN"/>
    </w:rPr>
  </w:style>
  <w:style w:type="paragraph" w:styleId="Title">
    <w:name w:val="Title"/>
    <w:aliases w:val="title,title1"/>
    <w:basedOn w:val="MAIN-TITLE"/>
    <w:link w:val="TitleChar"/>
    <w:uiPriority w:val="99"/>
    <w:qFormat/>
    <w:rsid w:val="00791001"/>
    <w:rPr>
      <w:bCs/>
      <w:kern w:val="28"/>
      <w:szCs w:val="24"/>
    </w:rPr>
  </w:style>
  <w:style w:type="character" w:customStyle="1" w:styleId="TitleChar">
    <w:name w:val="Title Char"/>
    <w:aliases w:val="title Char,title1 Char"/>
    <w:basedOn w:val="DefaultParagraphFont"/>
    <w:link w:val="Title"/>
    <w:uiPriority w:val="99"/>
    <w:locked/>
    <w:rsid w:val="00791001"/>
    <w:rPr>
      <w:rFonts w:ascii="Arial" w:hAnsi="Arial"/>
      <w:b/>
      <w:spacing w:val="8"/>
      <w:kern w:val="28"/>
      <w:sz w:val="24"/>
      <w:lang w:val="en-GB" w:eastAsia="zh-CN"/>
    </w:rPr>
  </w:style>
  <w:style w:type="paragraph" w:customStyle="1" w:styleId="ANNEX-heading2">
    <w:name w:val="ANNEX-heading2"/>
    <w:basedOn w:val="Heading2"/>
    <w:next w:val="PARAGRAPH"/>
    <w:uiPriority w:val="99"/>
    <w:rsid w:val="00791001"/>
    <w:pPr>
      <w:keepLines w:val="0"/>
      <w:numPr>
        <w:ilvl w:val="2"/>
        <w:numId w:val="24"/>
      </w:numPr>
      <w:suppressAutoHyphens/>
      <w:snapToGrid w:val="0"/>
      <w:spacing w:before="100" w:after="100" w:line="240" w:lineRule="auto"/>
      <w:outlineLvl w:val="2"/>
    </w:pPr>
    <w:rPr>
      <w:rFonts w:eastAsia="Times New Roman" w:cs="Arial"/>
      <w:spacing w:val="8"/>
      <w:sz w:val="22"/>
      <w:szCs w:val="22"/>
      <w:lang w:val="en-GB" w:eastAsia="zh-CN"/>
    </w:rPr>
  </w:style>
  <w:style w:type="paragraph" w:customStyle="1" w:styleId="ANNEX-heading3">
    <w:name w:val="ANNEX-heading3"/>
    <w:basedOn w:val="Heading3"/>
    <w:next w:val="PARAGRAPH"/>
    <w:uiPriority w:val="99"/>
    <w:rsid w:val="00791001"/>
    <w:pPr>
      <w:keepLines w:val="0"/>
      <w:numPr>
        <w:ilvl w:val="3"/>
        <w:numId w:val="24"/>
      </w:numPr>
      <w:suppressAutoHyphens/>
      <w:snapToGrid w:val="0"/>
      <w:spacing w:before="100" w:after="100" w:line="240" w:lineRule="auto"/>
      <w:outlineLvl w:val="3"/>
    </w:pPr>
    <w:rPr>
      <w:rFonts w:eastAsia="Times New Roman" w:cs="Arial"/>
      <w:spacing w:val="8"/>
      <w:sz w:val="20"/>
      <w:lang w:val="en-GB" w:eastAsia="zh-CN"/>
    </w:rPr>
  </w:style>
  <w:style w:type="paragraph" w:customStyle="1" w:styleId="ANNEX-heading4">
    <w:name w:val="ANNEX-heading4"/>
    <w:basedOn w:val="Heading4"/>
    <w:next w:val="PARAGRAPH"/>
    <w:uiPriority w:val="99"/>
    <w:rsid w:val="00791001"/>
    <w:pPr>
      <w:keepLines w:val="0"/>
      <w:numPr>
        <w:ilvl w:val="4"/>
        <w:numId w:val="24"/>
      </w:numPr>
      <w:suppressAutoHyphens/>
      <w:snapToGrid w:val="0"/>
      <w:spacing w:before="100" w:after="100" w:line="240" w:lineRule="auto"/>
      <w:outlineLvl w:val="4"/>
    </w:pPr>
    <w:rPr>
      <w:rFonts w:ascii="Arial" w:eastAsia="Times New Roman" w:hAnsi="Arial" w:cs="Arial"/>
      <w:i w:val="0"/>
      <w:iCs w:val="0"/>
      <w:color w:val="auto"/>
      <w:spacing w:val="8"/>
      <w:sz w:val="20"/>
      <w:lang w:val="en-GB" w:eastAsia="zh-CN"/>
    </w:rPr>
  </w:style>
  <w:style w:type="paragraph" w:customStyle="1" w:styleId="ANNEX-heading5">
    <w:name w:val="ANNEX-heading5"/>
    <w:basedOn w:val="Heading5"/>
    <w:next w:val="PARAGRAPH"/>
    <w:uiPriority w:val="99"/>
    <w:rsid w:val="00791001"/>
    <w:pPr>
      <w:keepLines w:val="0"/>
      <w:numPr>
        <w:ilvl w:val="5"/>
        <w:numId w:val="24"/>
      </w:numPr>
      <w:suppressAutoHyphens/>
      <w:snapToGrid w:val="0"/>
      <w:spacing w:before="100" w:after="100" w:line="240" w:lineRule="auto"/>
      <w:outlineLvl w:val="5"/>
    </w:pPr>
    <w:rPr>
      <w:rFonts w:ascii="Arial" w:eastAsia="Times New Roman" w:hAnsi="Arial" w:cs="Arial"/>
      <w:b/>
      <w:bCs/>
      <w:color w:val="auto"/>
      <w:spacing w:val="8"/>
      <w:sz w:val="20"/>
      <w:lang w:val="en-GB" w:eastAsia="zh-CN"/>
    </w:rPr>
  </w:style>
  <w:style w:type="paragraph" w:customStyle="1" w:styleId="Glossary">
    <w:name w:val="Glossary"/>
    <w:basedOn w:val="Heading2"/>
    <w:uiPriority w:val="99"/>
    <w:rsid w:val="00791001"/>
    <w:pPr>
      <w:keepNext w:val="0"/>
      <w:numPr>
        <w:ilvl w:val="0"/>
        <w:numId w:val="0"/>
      </w:numPr>
      <w:tabs>
        <w:tab w:val="left" w:pos="426"/>
      </w:tabs>
      <w:snapToGrid w:val="0"/>
      <w:spacing w:before="0" w:after="120" w:line="240" w:lineRule="auto"/>
      <w:ind w:left="426" w:hanging="426"/>
    </w:pPr>
    <w:rPr>
      <w:rFonts w:eastAsia="Times New Roman" w:cs="Arial"/>
      <w:sz w:val="22"/>
      <w:szCs w:val="22"/>
      <w:lang w:val="en-GB" w:eastAsia="zh-CN"/>
    </w:rPr>
  </w:style>
  <w:style w:type="paragraph" w:styleId="DocumentMap">
    <w:name w:val="Document Map"/>
    <w:basedOn w:val="Normal"/>
    <w:link w:val="DocumentMapChar"/>
    <w:uiPriority w:val="99"/>
    <w:rsid w:val="00791001"/>
    <w:pPr>
      <w:shd w:val="clear" w:color="auto" w:fill="000080"/>
      <w:spacing w:after="0" w:line="240" w:lineRule="auto"/>
      <w:jc w:val="both"/>
    </w:pPr>
    <w:rPr>
      <w:rFonts w:ascii="Tahoma" w:hAnsi="Tahoma"/>
      <w:spacing w:val="8"/>
      <w:sz w:val="20"/>
      <w:szCs w:val="20"/>
      <w:lang w:val="en-GB" w:eastAsia="zh-CN"/>
    </w:rPr>
  </w:style>
  <w:style w:type="character" w:customStyle="1" w:styleId="DocumentMapChar">
    <w:name w:val="Document Map Char"/>
    <w:basedOn w:val="DefaultParagraphFont"/>
    <w:link w:val="DocumentMap"/>
    <w:uiPriority w:val="99"/>
    <w:locked/>
    <w:rsid w:val="00791001"/>
    <w:rPr>
      <w:rFonts w:ascii="Tahoma" w:hAnsi="Tahoma"/>
      <w:spacing w:val="8"/>
      <w:sz w:val="20"/>
      <w:shd w:val="clear" w:color="auto" w:fill="000080"/>
      <w:lang w:val="en-GB" w:eastAsia="zh-CN"/>
    </w:rPr>
  </w:style>
  <w:style w:type="paragraph" w:styleId="EndnoteText">
    <w:name w:val="endnote text"/>
    <w:basedOn w:val="Normal"/>
    <w:link w:val="EndnoteTextChar"/>
    <w:uiPriority w:val="99"/>
    <w:rsid w:val="00791001"/>
    <w:pPr>
      <w:spacing w:before="100" w:after="0" w:line="240" w:lineRule="auto"/>
      <w:jc w:val="both"/>
    </w:pPr>
    <w:rPr>
      <w:rFonts w:ascii="Arial" w:hAnsi="Arial"/>
      <w:spacing w:val="8"/>
      <w:sz w:val="20"/>
      <w:szCs w:val="20"/>
      <w:lang w:val="en-GB" w:eastAsia="zh-CN"/>
    </w:rPr>
  </w:style>
  <w:style w:type="character" w:customStyle="1" w:styleId="EndnoteTextChar">
    <w:name w:val="Endnote Text Char"/>
    <w:basedOn w:val="DefaultParagraphFont"/>
    <w:link w:val="EndnoteText"/>
    <w:uiPriority w:val="99"/>
    <w:locked/>
    <w:rsid w:val="00791001"/>
    <w:rPr>
      <w:rFonts w:ascii="Arial" w:hAnsi="Arial"/>
      <w:spacing w:val="8"/>
      <w:sz w:val="20"/>
      <w:lang w:val="en-GB" w:eastAsia="zh-CN"/>
    </w:rPr>
  </w:style>
  <w:style w:type="paragraph" w:customStyle="1" w:styleId="n1">
    <w:name w:val="n1"/>
    <w:aliases w:val="note 1"/>
    <w:basedOn w:val="NOTE"/>
    <w:uiPriority w:val="99"/>
    <w:rsid w:val="00791001"/>
    <w:rPr>
      <w:lang w:val="en-US"/>
    </w:rPr>
  </w:style>
  <w:style w:type="paragraph" w:customStyle="1" w:styleId="Figure">
    <w:name w:val="Figure"/>
    <w:aliases w:val="f,Fig"/>
    <w:basedOn w:val="Normal"/>
    <w:uiPriority w:val="99"/>
    <w:rsid w:val="00791001"/>
    <w:pPr>
      <w:keepNext/>
      <w:spacing w:before="60" w:after="0" w:line="240" w:lineRule="auto"/>
      <w:jc w:val="center"/>
    </w:pPr>
    <w:rPr>
      <w:rFonts w:ascii="Times New Roman" w:eastAsia="Times New Roman" w:hAnsi="Times New Roman" w:cs="Arial"/>
      <w:sz w:val="20"/>
      <w:szCs w:val="20"/>
      <w:lang w:eastAsia="zh-CN"/>
    </w:rPr>
  </w:style>
  <w:style w:type="paragraph" w:customStyle="1" w:styleId="TitleBlock">
    <w:name w:val="TitleBlock"/>
    <w:basedOn w:val="Normal"/>
    <w:uiPriority w:val="99"/>
    <w:rsid w:val="00791001"/>
    <w:pPr>
      <w:framePr w:h="3075" w:hSpace="180" w:wrap="auto" w:vAnchor="text" w:hAnchor="text" w:y="68"/>
      <w:spacing w:after="0" w:line="240" w:lineRule="auto"/>
      <w:jc w:val="both"/>
    </w:pPr>
    <w:rPr>
      <w:rFonts w:ascii="Arial" w:eastAsia="Times New Roman" w:hAnsi="Arial" w:cs="Arial"/>
      <w:b/>
      <w:szCs w:val="20"/>
      <w:lang w:eastAsia="zh-CN"/>
    </w:rPr>
  </w:style>
  <w:style w:type="paragraph" w:customStyle="1" w:styleId="ListBullet2End">
    <w:name w:val="List Bullet 2 End"/>
    <w:basedOn w:val="Normal"/>
    <w:uiPriority w:val="99"/>
    <w:rsid w:val="00791001"/>
    <w:pPr>
      <w:numPr>
        <w:numId w:val="29"/>
      </w:numPr>
      <w:tabs>
        <w:tab w:val="clear" w:pos="360"/>
      </w:tabs>
      <w:spacing w:after="120" w:line="240" w:lineRule="auto"/>
      <w:ind w:left="1080"/>
      <w:jc w:val="both"/>
    </w:pPr>
    <w:rPr>
      <w:rFonts w:ascii="Times New Roman" w:eastAsia="Times New Roman" w:hAnsi="Times New Roman" w:cs="Arial"/>
      <w:sz w:val="20"/>
      <w:szCs w:val="20"/>
      <w:lang w:eastAsia="zh-CN"/>
    </w:rPr>
  </w:style>
  <w:style w:type="paragraph" w:customStyle="1" w:styleId="PARAGRAPHCompressed">
    <w:name w:val="PARAGRAPH Compressed"/>
    <w:aliases w:val="PAC"/>
    <w:basedOn w:val="PARAGRAPH"/>
    <w:uiPriority w:val="99"/>
    <w:rsid w:val="00791001"/>
    <w:pPr>
      <w:spacing w:before="0" w:after="0"/>
    </w:pPr>
    <w:rPr>
      <w:rFonts w:eastAsia="平成明朝"/>
      <w:lang w:eastAsia="fr-FR"/>
    </w:rPr>
  </w:style>
  <w:style w:type="paragraph" w:customStyle="1" w:styleId="PARAGRAPHKWNP">
    <w:name w:val="PARAGRAPH KWNP"/>
    <w:basedOn w:val="PARAGRAPH"/>
    <w:link w:val="PARAGRAPHKWNPChar"/>
    <w:uiPriority w:val="99"/>
    <w:rsid w:val="00791001"/>
    <w:pPr>
      <w:keepNext/>
    </w:pPr>
    <w:rPr>
      <w:rFonts w:cs="Times New Roman"/>
      <w:lang w:eastAsia="fr-FR"/>
    </w:rPr>
  </w:style>
  <w:style w:type="paragraph" w:customStyle="1" w:styleId="TitleDef">
    <w:name w:val="TitleDef"/>
    <w:basedOn w:val="PARAGRAPH"/>
    <w:uiPriority w:val="99"/>
    <w:rsid w:val="00791001"/>
    <w:pPr>
      <w:tabs>
        <w:tab w:val="center" w:pos="4536"/>
        <w:tab w:val="right" w:pos="9072"/>
      </w:tabs>
    </w:pPr>
    <w:rPr>
      <w:rFonts w:eastAsia="平成明朝"/>
      <w:noProof/>
      <w:lang w:eastAsia="fr-FR"/>
    </w:rPr>
  </w:style>
  <w:style w:type="paragraph" w:customStyle="1" w:styleId="title2">
    <w:name w:val="title2"/>
    <w:basedOn w:val="Title"/>
    <w:uiPriority w:val="99"/>
    <w:rsid w:val="00791001"/>
    <w:pPr>
      <w:keepNext/>
      <w:keepLines/>
      <w:widowControl w:val="0"/>
      <w:spacing w:before="100"/>
      <w:ind w:left="360" w:right="1440"/>
      <w:jc w:val="both"/>
    </w:pPr>
    <w:rPr>
      <w:noProof/>
      <w:spacing w:val="0"/>
      <w:kern w:val="0"/>
      <w:sz w:val="20"/>
      <w:lang w:eastAsia="fr-FR"/>
    </w:rPr>
  </w:style>
  <w:style w:type="paragraph" w:customStyle="1" w:styleId="TitleDef2">
    <w:name w:val="TitleDef2"/>
    <w:basedOn w:val="PARAGRAPH"/>
    <w:uiPriority w:val="99"/>
    <w:rsid w:val="00791001"/>
    <w:pPr>
      <w:tabs>
        <w:tab w:val="center" w:pos="4536"/>
        <w:tab w:val="right" w:pos="9072"/>
      </w:tabs>
      <w:ind w:left="360"/>
    </w:pPr>
    <w:rPr>
      <w:noProof/>
      <w:lang w:eastAsia="fr-FR"/>
    </w:rPr>
  </w:style>
  <w:style w:type="paragraph" w:customStyle="1" w:styleId="TableTextBold">
    <w:name w:val="TableTextBold"/>
    <w:basedOn w:val="TableText0"/>
    <w:uiPriority w:val="99"/>
    <w:rsid w:val="00791001"/>
    <w:rPr>
      <w:b/>
    </w:rPr>
  </w:style>
  <w:style w:type="paragraph" w:styleId="BodyTextIndent">
    <w:name w:val="Body Text Indent"/>
    <w:basedOn w:val="Normal"/>
    <w:link w:val="BodyTextIndentChar"/>
    <w:uiPriority w:val="99"/>
    <w:rsid w:val="00791001"/>
    <w:pPr>
      <w:spacing w:after="120" w:line="240" w:lineRule="auto"/>
      <w:ind w:left="360"/>
      <w:jc w:val="both"/>
    </w:pPr>
    <w:rPr>
      <w:rFonts w:ascii="Arial" w:hAnsi="Arial"/>
      <w:spacing w:val="8"/>
      <w:sz w:val="20"/>
      <w:szCs w:val="20"/>
      <w:lang w:val="en-GB" w:eastAsia="zh-CN"/>
    </w:rPr>
  </w:style>
  <w:style w:type="character" w:customStyle="1" w:styleId="BodyTextIndentChar">
    <w:name w:val="Body Text Indent Char"/>
    <w:basedOn w:val="DefaultParagraphFont"/>
    <w:link w:val="BodyTextIndent"/>
    <w:uiPriority w:val="99"/>
    <w:locked/>
    <w:rsid w:val="00791001"/>
    <w:rPr>
      <w:rFonts w:ascii="Arial" w:hAnsi="Arial"/>
      <w:spacing w:val="8"/>
      <w:sz w:val="20"/>
      <w:lang w:val="en-GB" w:eastAsia="zh-CN"/>
    </w:rPr>
  </w:style>
  <w:style w:type="paragraph" w:styleId="Caption">
    <w:name w:val="caption"/>
    <w:aliases w:val="Caption-figure,CapAttn,Caption-figure1,CapAttn1"/>
    <w:basedOn w:val="Normal"/>
    <w:next w:val="Normal"/>
    <w:uiPriority w:val="99"/>
    <w:qFormat/>
    <w:rsid w:val="00791001"/>
    <w:pPr>
      <w:keepLines/>
      <w:widowControl w:val="0"/>
      <w:spacing w:before="120" w:after="120" w:line="240" w:lineRule="auto"/>
      <w:jc w:val="center"/>
    </w:pPr>
    <w:rPr>
      <w:rFonts w:ascii="Arial Black" w:eastAsia="平成角ゴシック W5" w:hAnsi="Arial Black" w:cs="Arial"/>
      <w:b/>
      <w:i/>
      <w:color w:val="FF00FF"/>
      <w:kern w:val="2"/>
      <w:sz w:val="16"/>
      <w:szCs w:val="20"/>
      <w:u w:val="wave"/>
      <w:lang w:eastAsia="ja-JP"/>
    </w:rPr>
  </w:style>
  <w:style w:type="paragraph" w:customStyle="1" w:styleId="Graphics">
    <w:name w:val="Graphics"/>
    <w:aliases w:val="GR"/>
    <w:basedOn w:val="PARAGRAPH"/>
    <w:uiPriority w:val="99"/>
    <w:rsid w:val="00791001"/>
    <w:pPr>
      <w:keepNext/>
      <w:keepLines/>
      <w:widowControl w:val="0"/>
      <w:jc w:val="center"/>
    </w:pPr>
    <w:rPr>
      <w:rFonts w:eastAsia="平成明朝"/>
      <w:lang w:eastAsia="fr-FR"/>
    </w:rPr>
  </w:style>
  <w:style w:type="paragraph" w:customStyle="1" w:styleId="itemizedparagraph">
    <w:name w:val="itemized paragraph"/>
    <w:aliases w:val="ip"/>
    <w:basedOn w:val="PARAGRAPH"/>
    <w:uiPriority w:val="99"/>
    <w:rsid w:val="00791001"/>
    <w:pPr>
      <w:spacing w:after="0"/>
      <w:ind w:left="561" w:hanging="561"/>
    </w:pPr>
    <w:rPr>
      <w:rFonts w:eastAsia="平成明朝"/>
      <w:lang w:eastAsia="fr-FR"/>
    </w:rPr>
  </w:style>
  <w:style w:type="paragraph" w:customStyle="1" w:styleId="itemNOTE">
    <w:name w:val="itemNOTE"/>
    <w:aliases w:val="ino"/>
    <w:basedOn w:val="NOTE"/>
    <w:uiPriority w:val="99"/>
    <w:rsid w:val="00791001"/>
    <w:pPr>
      <w:tabs>
        <w:tab w:val="left" w:pos="1276"/>
      </w:tabs>
      <w:ind w:left="567"/>
    </w:pPr>
    <w:rPr>
      <w:rFonts w:eastAsia="平成明朝"/>
      <w:b/>
      <w:lang w:eastAsia="fr-FR"/>
    </w:rPr>
  </w:style>
  <w:style w:type="paragraph" w:customStyle="1" w:styleId="leafNormal">
    <w:name w:val="leafNormal"/>
    <w:uiPriority w:val="99"/>
    <w:rsid w:val="00791001"/>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sz w:val="20"/>
      <w:szCs w:val="20"/>
      <w:lang w:eastAsia="ja-JP"/>
    </w:rPr>
  </w:style>
  <w:style w:type="paragraph" w:customStyle="1" w:styleId="list0">
    <w:name w:val="list0"/>
    <w:uiPriority w:val="99"/>
    <w:rsid w:val="00791001"/>
    <w:pPr>
      <w:tabs>
        <w:tab w:val="left" w:pos="720"/>
        <w:tab w:val="left" w:pos="2160"/>
        <w:tab w:val="left" w:pos="3600"/>
        <w:tab w:val="left" w:pos="5040"/>
      </w:tabs>
      <w:spacing w:before="66" w:after="58" w:line="232" w:lineRule="atLeast"/>
      <w:ind w:left="720" w:hanging="360"/>
    </w:pPr>
    <w:rPr>
      <w:rFonts w:ascii="Arial" w:eastAsia="平成明朝" w:hAnsi="Arial"/>
      <w:sz w:val="20"/>
      <w:szCs w:val="20"/>
      <w:lang w:eastAsia="ja-JP"/>
    </w:rPr>
  </w:style>
  <w:style w:type="paragraph" w:customStyle="1" w:styleId="spacer">
    <w:name w:val="spacer"/>
    <w:basedOn w:val="PARAGRAPH"/>
    <w:link w:val="spacerChar"/>
    <w:uiPriority w:val="99"/>
    <w:rsid w:val="00791001"/>
    <w:pPr>
      <w:spacing w:before="0" w:after="0"/>
    </w:pPr>
    <w:rPr>
      <w:rFonts w:cs="Times New Roman"/>
      <w:sz w:val="14"/>
    </w:rPr>
  </w:style>
  <w:style w:type="paragraph" w:customStyle="1" w:styleId="ObjectDescription">
    <w:name w:val="Object Description"/>
    <w:basedOn w:val="PARAGRAPH"/>
    <w:uiPriority w:val="99"/>
    <w:rsid w:val="00791001"/>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uiPriority w:val="99"/>
    <w:rsid w:val="00791001"/>
    <w:pPr>
      <w:pBdr>
        <w:top w:val="single" w:sz="6" w:space="0" w:color="auto"/>
      </w:pBdr>
      <w:tabs>
        <w:tab w:val="left" w:pos="3680"/>
        <w:tab w:val="left" w:pos="8180"/>
      </w:tabs>
    </w:pPr>
    <w:rPr>
      <w:rFonts w:ascii="New Century Schoolbook" w:eastAsia="平成明朝" w:hAnsi="New Century Schoolbook"/>
      <w:i/>
      <w:sz w:val="20"/>
      <w:szCs w:val="20"/>
      <w:lang w:eastAsia="ja-JP"/>
    </w:rPr>
  </w:style>
  <w:style w:type="paragraph" w:customStyle="1" w:styleId="oddHeader">
    <w:name w:val="oddHeader"/>
    <w:aliases w:val="oh"/>
    <w:uiPriority w:val="99"/>
    <w:rsid w:val="00791001"/>
    <w:pPr>
      <w:spacing w:after="300"/>
      <w:jc w:val="right"/>
    </w:pPr>
    <w:rPr>
      <w:rFonts w:ascii="New Century Schoolbook" w:eastAsia="平成明朝" w:hAnsi="New Century Schoolbook"/>
      <w:b/>
      <w:smallCaps/>
      <w:sz w:val="20"/>
      <w:szCs w:val="20"/>
      <w:lang w:eastAsia="ja-JP"/>
    </w:rPr>
  </w:style>
  <w:style w:type="paragraph" w:customStyle="1" w:styleId="t2">
    <w:name w:val="t2"/>
    <w:aliases w:val="post table space"/>
    <w:basedOn w:val="PARAGRAPH"/>
    <w:next w:val="PARAGRAPH"/>
    <w:uiPriority w:val="99"/>
    <w:rsid w:val="00791001"/>
    <w:pPr>
      <w:suppressLineNumbers/>
      <w:spacing w:after="0"/>
    </w:pPr>
    <w:rPr>
      <w:lang w:val="en-US" w:eastAsia="fr-FR"/>
    </w:rPr>
  </w:style>
  <w:style w:type="paragraph" w:customStyle="1" w:styleId="parm">
    <w:name w:val="parm"/>
    <w:basedOn w:val="PARAGRAPH"/>
    <w:uiPriority w:val="99"/>
    <w:rsid w:val="00791001"/>
    <w:pPr>
      <w:keepNext/>
      <w:keepLines/>
      <w:tabs>
        <w:tab w:val="left" w:pos="180"/>
        <w:tab w:val="left" w:pos="360"/>
        <w:tab w:val="left" w:pos="540"/>
        <w:tab w:val="left" w:pos="720"/>
        <w:tab w:val="left" w:pos="900"/>
        <w:tab w:val="left" w:pos="1080"/>
      </w:tabs>
      <w:spacing w:after="0"/>
      <w:ind w:right="85"/>
      <w:jc w:val="left"/>
    </w:pPr>
    <w:rPr>
      <w:rFonts w:eastAsia="平成明朝"/>
      <w:noProof/>
      <w:sz w:val="16"/>
      <w:lang w:eastAsia="fr-FR"/>
    </w:rPr>
  </w:style>
  <w:style w:type="paragraph" w:customStyle="1" w:styleId="prt">
    <w:name w:val="prt"/>
    <w:basedOn w:val="Normal"/>
    <w:uiPriority w:val="99"/>
    <w:rsid w:val="00791001"/>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spacing w:after="0" w:line="240" w:lineRule="auto"/>
    </w:pPr>
    <w:rPr>
      <w:rFonts w:ascii="Times New Roman" w:eastAsia="平成角ゴシック W5" w:hAnsi="Times New Roman" w:cs="Arial"/>
      <w:color w:val="000000"/>
      <w:kern w:val="2"/>
      <w:sz w:val="16"/>
      <w:szCs w:val="20"/>
      <w:u w:val="wave"/>
      <w:lang w:eastAsia="ja-JP"/>
    </w:rPr>
  </w:style>
  <w:style w:type="paragraph" w:customStyle="1" w:styleId="rirc">
    <w:name w:val="rirc"/>
    <w:basedOn w:val="PARAGRAPH"/>
    <w:uiPriority w:val="99"/>
    <w:rsid w:val="00791001"/>
    <w:pPr>
      <w:keepNext/>
      <w:keepLines/>
      <w:spacing w:after="0"/>
      <w:ind w:left="-80" w:right="90"/>
      <w:jc w:val="center"/>
    </w:pPr>
    <w:rPr>
      <w:rFonts w:eastAsia="平成明朝"/>
      <w:noProof/>
      <w:sz w:val="16"/>
      <w:lang w:eastAsia="fr-FR"/>
    </w:rPr>
  </w:style>
  <w:style w:type="paragraph" w:customStyle="1" w:styleId="Table">
    <w:name w:val="Table"/>
    <w:uiPriority w:val="99"/>
    <w:rsid w:val="00791001"/>
    <w:pPr>
      <w:keepNext/>
      <w:keepLines/>
      <w:tabs>
        <w:tab w:val="left" w:pos="180"/>
        <w:tab w:val="left" w:pos="360"/>
      </w:tabs>
      <w:spacing w:before="10" w:after="10"/>
    </w:pPr>
    <w:rPr>
      <w:rFonts w:ascii="Arial" w:eastAsia="平成明朝" w:hAnsi="Arial"/>
      <w:sz w:val="16"/>
      <w:szCs w:val="20"/>
      <w:lang w:eastAsia="ja-JP"/>
    </w:rPr>
  </w:style>
  <w:style w:type="paragraph" w:customStyle="1" w:styleId="TableAction">
    <w:name w:val="Table Action"/>
    <w:aliases w:val="ta"/>
    <w:basedOn w:val="PARAGRAPH"/>
    <w:uiPriority w:val="99"/>
    <w:rsid w:val="00791001"/>
    <w:pPr>
      <w:tabs>
        <w:tab w:val="left" w:pos="180"/>
        <w:tab w:val="left" w:pos="360"/>
      </w:tabs>
      <w:spacing w:before="10" w:after="10"/>
      <w:jc w:val="left"/>
    </w:pPr>
    <w:rPr>
      <w:rFonts w:eastAsia="平成明朝"/>
      <w:sz w:val="16"/>
      <w:lang w:eastAsia="fr-FR"/>
    </w:rPr>
  </w:style>
  <w:style w:type="paragraph" w:customStyle="1" w:styleId="TableEvent">
    <w:name w:val="Table Event"/>
    <w:basedOn w:val="PARAGRAPH"/>
    <w:uiPriority w:val="99"/>
    <w:rsid w:val="00791001"/>
    <w:pPr>
      <w:spacing w:before="0" w:after="0"/>
      <w:ind w:left="187" w:hanging="187"/>
      <w:jc w:val="left"/>
    </w:pPr>
    <w:rPr>
      <w:rFonts w:eastAsia="平成明朝"/>
      <w:sz w:val="14"/>
      <w:lang w:eastAsia="fr-FR"/>
    </w:rPr>
  </w:style>
  <w:style w:type="paragraph" w:customStyle="1" w:styleId="TableText-Itemized">
    <w:name w:val="TableText-Itemized"/>
    <w:basedOn w:val="TableText0"/>
    <w:uiPriority w:val="99"/>
    <w:rsid w:val="00791001"/>
    <w:pPr>
      <w:tabs>
        <w:tab w:val="left" w:pos="301"/>
        <w:tab w:val="left" w:pos="561"/>
        <w:tab w:val="left" w:pos="901"/>
      </w:tabs>
      <w:ind w:left="301" w:hanging="301"/>
    </w:pPr>
  </w:style>
  <w:style w:type="paragraph" w:customStyle="1" w:styleId="ObjTemplHdr">
    <w:name w:val="ObjTemplHdr"/>
    <w:basedOn w:val="objTemplate"/>
    <w:uiPriority w:val="99"/>
    <w:rsid w:val="00791001"/>
    <w:rPr>
      <w:b/>
    </w:rPr>
  </w:style>
  <w:style w:type="paragraph" w:customStyle="1" w:styleId="objTemplate">
    <w:name w:val="objTemplate"/>
    <w:basedOn w:val="Normal"/>
    <w:uiPriority w:val="99"/>
    <w:rsid w:val="00791001"/>
    <w:pPr>
      <w:keepLines/>
      <w:tabs>
        <w:tab w:val="left" w:pos="720"/>
        <w:tab w:val="left" w:pos="3060"/>
      </w:tabs>
      <w:spacing w:before="60" w:after="0" w:line="240" w:lineRule="auto"/>
      <w:ind w:right="85"/>
    </w:pPr>
    <w:rPr>
      <w:rFonts w:ascii="Arial" w:eastAsia="Times New Roman" w:hAnsi="Arial" w:cs="Arial"/>
      <w:spacing w:val="8"/>
      <w:sz w:val="18"/>
      <w:szCs w:val="20"/>
      <w:lang w:val="en-GB" w:eastAsia="fr-FR"/>
    </w:rPr>
  </w:style>
  <w:style w:type="paragraph" w:customStyle="1" w:styleId="title3">
    <w:name w:val="title3"/>
    <w:basedOn w:val="Title"/>
    <w:uiPriority w:val="99"/>
    <w:rsid w:val="00791001"/>
    <w:pPr>
      <w:keepNext/>
      <w:keepLines/>
      <w:widowControl w:val="0"/>
      <w:spacing w:before="100"/>
      <w:ind w:left="720" w:right="1440"/>
      <w:jc w:val="both"/>
    </w:pPr>
    <w:rPr>
      <w:noProof/>
      <w:spacing w:val="0"/>
      <w:kern w:val="0"/>
      <w:sz w:val="20"/>
      <w:lang w:eastAsia="fr-FR"/>
    </w:rPr>
  </w:style>
  <w:style w:type="paragraph" w:customStyle="1" w:styleId="TitleDef3">
    <w:name w:val="TitleDef3"/>
    <w:basedOn w:val="PARAGRAPH"/>
    <w:uiPriority w:val="99"/>
    <w:rsid w:val="00791001"/>
    <w:pPr>
      <w:tabs>
        <w:tab w:val="center" w:pos="4536"/>
        <w:tab w:val="right" w:pos="9072"/>
      </w:tabs>
      <w:ind w:left="720"/>
    </w:pPr>
    <w:rPr>
      <w:noProof/>
      <w:lang w:eastAsia="fr-FR"/>
    </w:rPr>
  </w:style>
  <w:style w:type="paragraph" w:customStyle="1" w:styleId="TitleDef4">
    <w:name w:val="TitleDef4"/>
    <w:basedOn w:val="PARAGRAPH"/>
    <w:uiPriority w:val="99"/>
    <w:rsid w:val="00791001"/>
    <w:pPr>
      <w:tabs>
        <w:tab w:val="center" w:pos="4536"/>
        <w:tab w:val="right" w:pos="9072"/>
      </w:tabs>
      <w:ind w:left="1080"/>
    </w:pPr>
    <w:rPr>
      <w:noProof/>
      <w:lang w:eastAsia="fr-FR"/>
    </w:rPr>
  </w:style>
  <w:style w:type="paragraph" w:customStyle="1" w:styleId="title4">
    <w:name w:val="title4"/>
    <w:basedOn w:val="title3"/>
    <w:uiPriority w:val="99"/>
    <w:rsid w:val="00791001"/>
    <w:pPr>
      <w:ind w:left="1080"/>
    </w:pPr>
  </w:style>
  <w:style w:type="paragraph" w:customStyle="1" w:styleId="title5">
    <w:name w:val="title5"/>
    <w:basedOn w:val="title2"/>
    <w:uiPriority w:val="99"/>
    <w:rsid w:val="00791001"/>
    <w:pPr>
      <w:ind w:left="1440"/>
    </w:pPr>
  </w:style>
  <w:style w:type="paragraph" w:customStyle="1" w:styleId="Titledef5">
    <w:name w:val="Titledef5"/>
    <w:basedOn w:val="PARAGRAPH"/>
    <w:uiPriority w:val="99"/>
    <w:rsid w:val="00791001"/>
    <w:pPr>
      <w:tabs>
        <w:tab w:val="center" w:pos="4536"/>
        <w:tab w:val="right" w:pos="9072"/>
      </w:tabs>
      <w:ind w:left="1440"/>
    </w:pPr>
    <w:rPr>
      <w:noProof/>
      <w:lang w:eastAsia="fr-FR"/>
    </w:rPr>
  </w:style>
  <w:style w:type="paragraph" w:customStyle="1" w:styleId="title6">
    <w:name w:val="title6"/>
    <w:basedOn w:val="title5"/>
    <w:uiPriority w:val="99"/>
    <w:rsid w:val="00791001"/>
    <w:pPr>
      <w:ind w:left="2160"/>
    </w:pPr>
  </w:style>
  <w:style w:type="paragraph" w:customStyle="1" w:styleId="Titledef6">
    <w:name w:val="Titledef6"/>
    <w:basedOn w:val="PARAGRAPH"/>
    <w:uiPriority w:val="99"/>
    <w:rsid w:val="00791001"/>
    <w:pPr>
      <w:keepLines/>
      <w:widowControl w:val="0"/>
      <w:ind w:left="2160" w:right="85"/>
    </w:pPr>
    <w:rPr>
      <w:noProof/>
      <w:spacing w:val="0"/>
      <w:lang w:eastAsia="fr-FR"/>
    </w:rPr>
  </w:style>
  <w:style w:type="paragraph" w:customStyle="1" w:styleId="title7">
    <w:name w:val="title7"/>
    <w:basedOn w:val="title6"/>
    <w:uiPriority w:val="99"/>
    <w:rsid w:val="00791001"/>
    <w:pPr>
      <w:ind w:left="2880"/>
    </w:pPr>
    <w:rPr>
      <w:noProof w:val="0"/>
    </w:rPr>
  </w:style>
  <w:style w:type="paragraph" w:customStyle="1" w:styleId="Titledef7">
    <w:name w:val="Titledef7"/>
    <w:basedOn w:val="PARAGRAPH"/>
    <w:uiPriority w:val="99"/>
    <w:rsid w:val="00791001"/>
    <w:pPr>
      <w:tabs>
        <w:tab w:val="center" w:pos="4536"/>
        <w:tab w:val="right" w:pos="9072"/>
      </w:tabs>
      <w:ind w:left="2880"/>
    </w:pPr>
    <w:rPr>
      <w:lang w:eastAsia="fr-FR"/>
    </w:rPr>
  </w:style>
  <w:style w:type="paragraph" w:customStyle="1" w:styleId="parm2">
    <w:name w:val="parm2"/>
    <w:basedOn w:val="parm"/>
    <w:uiPriority w:val="99"/>
    <w:rsid w:val="00791001"/>
  </w:style>
  <w:style w:type="paragraph" w:customStyle="1" w:styleId="ForwordIntroduction">
    <w:name w:val="Forword Introduction"/>
    <w:basedOn w:val="Normal"/>
    <w:uiPriority w:val="99"/>
    <w:rsid w:val="00791001"/>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line="240" w:lineRule="auto"/>
      <w:jc w:val="center"/>
      <w:textAlignment w:val="baseline"/>
    </w:pPr>
    <w:rPr>
      <w:rFonts w:ascii="Arial" w:eastAsia="Times New Roman" w:hAnsi="Arial" w:cs="Arial"/>
      <w:b/>
      <w:sz w:val="20"/>
      <w:szCs w:val="20"/>
      <w:lang w:eastAsia="zh-CN"/>
    </w:rPr>
  </w:style>
  <w:style w:type="character" w:styleId="FollowedHyperlink">
    <w:name w:val="FollowedHyperlink"/>
    <w:basedOn w:val="DefaultParagraphFont"/>
    <w:uiPriority w:val="99"/>
    <w:rsid w:val="00791001"/>
    <w:rPr>
      <w:rFonts w:cs="Times New Roman"/>
      <w:color w:val="0000FF"/>
      <w:u w:val="none"/>
    </w:rPr>
  </w:style>
  <w:style w:type="character" w:customStyle="1" w:styleId="SUPerscript">
    <w:name w:val="SUPerscript"/>
    <w:uiPriority w:val="99"/>
    <w:rsid w:val="00791001"/>
    <w:rPr>
      <w:kern w:val="0"/>
      <w:position w:val="6"/>
      <w:sz w:val="16"/>
    </w:rPr>
  </w:style>
  <w:style w:type="character" w:customStyle="1" w:styleId="SUBscript">
    <w:name w:val="SUBscript"/>
    <w:uiPriority w:val="99"/>
    <w:rsid w:val="00791001"/>
    <w:rPr>
      <w:kern w:val="0"/>
      <w:position w:val="-6"/>
      <w:sz w:val="16"/>
    </w:rPr>
  </w:style>
  <w:style w:type="paragraph" w:customStyle="1" w:styleId="Bullet">
    <w:name w:val="Bullet"/>
    <w:basedOn w:val="PARAGRAPH"/>
    <w:uiPriority w:val="99"/>
    <w:rsid w:val="00791001"/>
    <w:pPr>
      <w:keepNext/>
      <w:keepLines/>
      <w:tabs>
        <w:tab w:val="num" w:pos="906"/>
      </w:tabs>
      <w:snapToGrid/>
      <w:spacing w:after="20"/>
      <w:ind w:left="906" w:hanging="480"/>
    </w:pPr>
    <w:rPr>
      <w:rFonts w:eastAsia="平成明朝" w:cs="Times New Roman"/>
      <w:noProof/>
      <w:lang w:eastAsia="fr-FR"/>
    </w:rPr>
  </w:style>
  <w:style w:type="paragraph" w:customStyle="1" w:styleId="CODE">
    <w:name w:val="CODE"/>
    <w:basedOn w:val="PARAGRAPH"/>
    <w:uiPriority w:val="99"/>
    <w:rsid w:val="00791001"/>
    <w:pPr>
      <w:spacing w:before="60" w:after="60"/>
      <w:ind w:firstLine="720"/>
      <w:jc w:val="left"/>
    </w:pPr>
    <w:rPr>
      <w:rFonts w:ascii="Courier New" w:hAnsi="Courier New" w:cs="Courier New"/>
    </w:rPr>
  </w:style>
  <w:style w:type="paragraph" w:customStyle="1" w:styleId="t1">
    <w:name w:val="t1"/>
    <w:aliases w:val="inter-table space,inter table space"/>
    <w:basedOn w:val="Normal"/>
    <w:next w:val="Normal"/>
    <w:uiPriority w:val="99"/>
    <w:rsid w:val="00791001"/>
    <w:pPr>
      <w:keepNext/>
      <w:widowControl w:val="0"/>
      <w:spacing w:after="0" w:line="240" w:lineRule="auto"/>
      <w:jc w:val="both"/>
    </w:pPr>
    <w:rPr>
      <w:rFonts w:ascii="Arial" w:eastAsia="平成明朝" w:hAnsi="Arial" w:cs="Arial"/>
      <w:noProof/>
      <w:spacing w:val="8"/>
      <w:sz w:val="20"/>
      <w:szCs w:val="20"/>
      <w:lang w:val="en-GB" w:eastAsia="zh-CN"/>
    </w:rPr>
  </w:style>
  <w:style w:type="paragraph" w:customStyle="1" w:styleId="ItemIDSpec">
    <w:name w:val="ItemIDSpec"/>
    <w:basedOn w:val="Normal"/>
    <w:uiPriority w:val="99"/>
    <w:rsid w:val="00791001"/>
    <w:pPr>
      <w:keepNext/>
      <w:spacing w:before="60" w:after="60" w:line="240" w:lineRule="auto"/>
    </w:pPr>
    <w:rPr>
      <w:rFonts w:ascii="Arial" w:eastAsia="Times New Roman" w:hAnsi="Arial"/>
      <w:b/>
      <w:sz w:val="16"/>
      <w:szCs w:val="20"/>
    </w:rPr>
  </w:style>
  <w:style w:type="paragraph" w:customStyle="1" w:styleId="ItemIDSpecVal">
    <w:name w:val="ItemIDSpecVal"/>
    <w:basedOn w:val="ItemIDSpec"/>
    <w:uiPriority w:val="99"/>
    <w:rsid w:val="00791001"/>
    <w:rPr>
      <w:b w:val="0"/>
    </w:rPr>
  </w:style>
  <w:style w:type="paragraph" w:customStyle="1" w:styleId="Tree">
    <w:name w:val="Tree"/>
    <w:basedOn w:val="ItemIDSpec"/>
    <w:uiPriority w:val="99"/>
    <w:rsid w:val="00791001"/>
    <w:pPr>
      <w:spacing w:before="0" w:after="0"/>
    </w:pPr>
    <w:rPr>
      <w:sz w:val="24"/>
    </w:rPr>
  </w:style>
  <w:style w:type="paragraph" w:customStyle="1" w:styleId="TABLE-cell">
    <w:name w:val="TABLE-cell"/>
    <w:basedOn w:val="TABLE-col-heading"/>
    <w:uiPriority w:val="99"/>
    <w:rsid w:val="00791001"/>
    <w:pPr>
      <w:jc w:val="left"/>
    </w:pPr>
    <w:rPr>
      <w:b w:val="0"/>
      <w:bCs w:val="0"/>
    </w:rPr>
  </w:style>
  <w:style w:type="paragraph" w:styleId="BlockText">
    <w:name w:val="Block Text"/>
    <w:basedOn w:val="Normal"/>
    <w:uiPriority w:val="99"/>
    <w:rsid w:val="00791001"/>
    <w:pPr>
      <w:spacing w:after="120" w:line="240" w:lineRule="auto"/>
      <w:ind w:left="1440" w:right="1440"/>
      <w:jc w:val="both"/>
    </w:pPr>
    <w:rPr>
      <w:rFonts w:ascii="Arial" w:eastAsia="Times New Roman" w:hAnsi="Arial" w:cs="Arial"/>
      <w:spacing w:val="8"/>
      <w:sz w:val="20"/>
      <w:szCs w:val="20"/>
      <w:lang w:val="en-GB" w:eastAsia="zh-CN"/>
    </w:rPr>
  </w:style>
  <w:style w:type="paragraph" w:customStyle="1" w:styleId="AMD-Heading1">
    <w:name w:val="AMD-Heading1"/>
    <w:basedOn w:val="Heading1"/>
    <w:next w:val="PARAGRAPH"/>
    <w:uiPriority w:val="99"/>
    <w:rsid w:val="00791001"/>
    <w:pPr>
      <w:keepLines w:val="0"/>
      <w:suppressAutoHyphens/>
      <w:snapToGrid w:val="0"/>
      <w:spacing w:before="200" w:after="200" w:line="240" w:lineRule="auto"/>
      <w:ind w:left="397" w:hanging="397"/>
      <w:outlineLvl w:val="9"/>
    </w:pPr>
    <w:rPr>
      <w:rFonts w:eastAsia="Times New Roman" w:cs="Arial"/>
      <w:spacing w:val="8"/>
      <w:sz w:val="22"/>
      <w:szCs w:val="22"/>
      <w:lang w:val="en-GB" w:eastAsia="zh-CN"/>
    </w:rPr>
  </w:style>
  <w:style w:type="paragraph" w:customStyle="1" w:styleId="ParamDefCenter">
    <w:name w:val="ParamDefCenter"/>
    <w:basedOn w:val="TableWithTabs"/>
    <w:uiPriority w:val="99"/>
    <w:rsid w:val="00791001"/>
    <w:pPr>
      <w:jc w:val="center"/>
    </w:pPr>
  </w:style>
  <w:style w:type="paragraph" w:customStyle="1" w:styleId="TableHead0">
    <w:name w:val="TableHead"/>
    <w:basedOn w:val="Normal"/>
    <w:uiPriority w:val="99"/>
    <w:rsid w:val="00791001"/>
    <w:pPr>
      <w:keepNext/>
      <w:spacing w:after="0" w:line="240" w:lineRule="auto"/>
    </w:pPr>
    <w:rPr>
      <w:rFonts w:ascii="Arial" w:eastAsia="Times New Roman" w:hAnsi="Arial" w:cs="Arial"/>
      <w:b/>
      <w:sz w:val="16"/>
      <w:szCs w:val="16"/>
    </w:rPr>
  </w:style>
  <w:style w:type="paragraph" w:customStyle="1" w:styleId="Spacer0">
    <w:name w:val="Spacer"/>
    <w:basedOn w:val="Normal"/>
    <w:link w:val="SpacerChar0"/>
    <w:uiPriority w:val="99"/>
    <w:rsid w:val="00791001"/>
    <w:pPr>
      <w:widowControl w:val="0"/>
      <w:spacing w:after="0" w:line="240" w:lineRule="auto"/>
    </w:pPr>
    <w:rPr>
      <w:rFonts w:ascii="Times New Roman" w:hAnsi="Times New Roman"/>
      <w:sz w:val="20"/>
      <w:szCs w:val="20"/>
    </w:rPr>
  </w:style>
  <w:style w:type="paragraph" w:customStyle="1" w:styleId="TableTextWithTabsGray">
    <w:name w:val="TableTextWithTabsGray"/>
    <w:basedOn w:val="TableWithTabs"/>
    <w:uiPriority w:val="99"/>
    <w:rsid w:val="0079100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uiPriority w:val="99"/>
    <w:rsid w:val="00791001"/>
    <w:pPr>
      <w:keepLines w:val="0"/>
      <w:suppressAutoHyphens/>
      <w:snapToGrid w:val="0"/>
      <w:spacing w:before="100" w:after="100" w:line="240" w:lineRule="auto"/>
      <w:ind w:left="624" w:hanging="624"/>
      <w:outlineLvl w:val="9"/>
    </w:pPr>
    <w:rPr>
      <w:rFonts w:eastAsia="Times New Roman" w:cs="Arial"/>
      <w:spacing w:val="8"/>
      <w:sz w:val="22"/>
      <w:szCs w:val="22"/>
      <w:lang w:val="en-GB" w:eastAsia="zh-CN"/>
    </w:rPr>
  </w:style>
  <w:style w:type="character" w:customStyle="1" w:styleId="EquationCaption">
    <w:name w:val="_Equation Caption"/>
    <w:uiPriority w:val="99"/>
    <w:rsid w:val="00791001"/>
  </w:style>
  <w:style w:type="paragraph" w:customStyle="1" w:styleId="f0">
    <w:name w:val="f0"/>
    <w:aliases w:val="figure"/>
    <w:basedOn w:val="PARAGRAPH"/>
    <w:next w:val="PARAGRAPH"/>
    <w:uiPriority w:val="99"/>
    <w:rsid w:val="00791001"/>
    <w:pPr>
      <w:keepNext/>
      <w:widowControl w:val="0"/>
      <w:snapToGrid/>
      <w:jc w:val="center"/>
    </w:pPr>
    <w:rPr>
      <w:b/>
      <w:bCs/>
      <w:lang w:val="en-US" w:eastAsia="en-US"/>
    </w:rPr>
  </w:style>
  <w:style w:type="paragraph" w:customStyle="1" w:styleId="b1">
    <w:name w:val="b1"/>
    <w:aliases w:val="bullet 1,bullet"/>
    <w:basedOn w:val="PARAGRAPH"/>
    <w:uiPriority w:val="99"/>
    <w:rsid w:val="00791001"/>
    <w:pPr>
      <w:widowControl w:val="0"/>
      <w:snapToGrid/>
      <w:ind w:left="340"/>
    </w:pPr>
    <w:rPr>
      <w:lang w:val="en-US" w:eastAsia="en-US"/>
    </w:rPr>
  </w:style>
  <w:style w:type="paragraph" w:customStyle="1" w:styleId="b2">
    <w:name w:val="b2"/>
    <w:aliases w:val="bullet 2"/>
    <w:basedOn w:val="b1"/>
    <w:uiPriority w:val="99"/>
    <w:rsid w:val="00791001"/>
    <w:pPr>
      <w:ind w:left="680"/>
    </w:pPr>
  </w:style>
  <w:style w:type="paragraph" w:customStyle="1" w:styleId="n2">
    <w:name w:val="n2"/>
    <w:aliases w:val="note 2"/>
    <w:basedOn w:val="n1"/>
    <w:uiPriority w:val="99"/>
    <w:rsid w:val="00791001"/>
    <w:pPr>
      <w:snapToGrid/>
      <w:ind w:left="340"/>
    </w:pPr>
    <w:rPr>
      <w:lang w:eastAsia="en-US"/>
    </w:rPr>
  </w:style>
  <w:style w:type="paragraph" w:customStyle="1" w:styleId="eqn">
    <w:name w:val="eqn"/>
    <w:basedOn w:val="PARAGRAPH"/>
    <w:uiPriority w:val="99"/>
    <w:rsid w:val="00791001"/>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uiPriority w:val="99"/>
    <w:rsid w:val="00791001"/>
    <w:pPr>
      <w:spacing w:line="240" w:lineRule="auto"/>
    </w:pPr>
    <w:rPr>
      <w:b/>
      <w:bCs/>
      <w:sz w:val="18"/>
      <w:szCs w:val="18"/>
    </w:rPr>
  </w:style>
  <w:style w:type="paragraph" w:customStyle="1" w:styleId="cn">
    <w:name w:val="cn"/>
    <w:aliases w:val="cell normal"/>
    <w:basedOn w:val="PARAGRAPH"/>
    <w:uiPriority w:val="99"/>
    <w:rsid w:val="00791001"/>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uiPriority w:val="99"/>
    <w:rsid w:val="00791001"/>
    <w:pPr>
      <w:jc w:val="center"/>
    </w:pPr>
  </w:style>
  <w:style w:type="paragraph" w:customStyle="1" w:styleId="cnc">
    <w:name w:val="cnc"/>
    <w:aliases w:val="cell normal centered"/>
    <w:basedOn w:val="cn"/>
    <w:uiPriority w:val="99"/>
    <w:rsid w:val="00791001"/>
    <w:pPr>
      <w:jc w:val="center"/>
    </w:pPr>
  </w:style>
  <w:style w:type="paragraph" w:customStyle="1" w:styleId="cn1">
    <w:name w:val="cn1"/>
    <w:aliases w:val="cell normal 1"/>
    <w:basedOn w:val="cn"/>
    <w:uiPriority w:val="99"/>
    <w:rsid w:val="00791001"/>
    <w:pPr>
      <w:ind w:left="280"/>
    </w:pPr>
  </w:style>
  <w:style w:type="paragraph" w:customStyle="1" w:styleId="cn2">
    <w:name w:val="cn2"/>
    <w:aliases w:val="cell normal 2"/>
    <w:basedOn w:val="cn"/>
    <w:uiPriority w:val="99"/>
    <w:rsid w:val="00791001"/>
    <w:pPr>
      <w:ind w:left="560"/>
    </w:pPr>
  </w:style>
  <w:style w:type="paragraph" w:customStyle="1" w:styleId="ct">
    <w:name w:val="ct"/>
    <w:aliases w:val="cell title"/>
    <w:basedOn w:val="cn"/>
    <w:uiPriority w:val="99"/>
    <w:rsid w:val="00791001"/>
    <w:rPr>
      <w:b/>
      <w:bCs/>
    </w:rPr>
  </w:style>
  <w:style w:type="paragraph" w:customStyle="1" w:styleId="n3">
    <w:name w:val="n3"/>
    <w:aliases w:val="note 3"/>
    <w:basedOn w:val="n2"/>
    <w:uiPriority w:val="99"/>
    <w:rsid w:val="00791001"/>
    <w:pPr>
      <w:ind w:left="680"/>
    </w:pPr>
  </w:style>
  <w:style w:type="paragraph" w:customStyle="1" w:styleId="b3">
    <w:name w:val="b3"/>
    <w:aliases w:val="bullet 3"/>
    <w:basedOn w:val="b2"/>
    <w:uiPriority w:val="99"/>
    <w:rsid w:val="00791001"/>
    <w:pPr>
      <w:ind w:left="1021"/>
    </w:pPr>
  </w:style>
  <w:style w:type="paragraph" w:customStyle="1" w:styleId="ctc">
    <w:name w:val="ctc"/>
    <w:aliases w:val="cell title centered"/>
    <w:basedOn w:val="ct"/>
    <w:uiPriority w:val="99"/>
    <w:rsid w:val="00791001"/>
    <w:pPr>
      <w:jc w:val="center"/>
    </w:pPr>
  </w:style>
  <w:style w:type="paragraph" w:customStyle="1" w:styleId="n4">
    <w:name w:val="n4"/>
    <w:aliases w:val="note 4"/>
    <w:basedOn w:val="n3"/>
    <w:uiPriority w:val="99"/>
    <w:rsid w:val="00791001"/>
    <w:pPr>
      <w:ind w:left="1021"/>
    </w:pPr>
  </w:style>
  <w:style w:type="paragraph" w:customStyle="1" w:styleId="b4">
    <w:name w:val="b4"/>
    <w:aliases w:val="bullet 4"/>
    <w:basedOn w:val="b3"/>
    <w:uiPriority w:val="99"/>
    <w:rsid w:val="00791001"/>
    <w:pPr>
      <w:ind w:left="1361"/>
    </w:pPr>
  </w:style>
  <w:style w:type="paragraph" w:customStyle="1" w:styleId="b5">
    <w:name w:val="b5"/>
    <w:aliases w:val="bullet 5"/>
    <w:basedOn w:val="b4"/>
    <w:uiPriority w:val="99"/>
    <w:rsid w:val="00791001"/>
    <w:pPr>
      <w:ind w:left="1702"/>
    </w:pPr>
  </w:style>
  <w:style w:type="paragraph" w:customStyle="1" w:styleId="cncd">
    <w:name w:val="cncd"/>
    <w:aliases w:val="cell normal centered decimal"/>
    <w:basedOn w:val="cnc"/>
    <w:uiPriority w:val="99"/>
    <w:rsid w:val="00791001"/>
    <w:pPr>
      <w:tabs>
        <w:tab w:val="decimal" w:pos="220"/>
      </w:tabs>
      <w:jc w:val="left"/>
    </w:pPr>
  </w:style>
  <w:style w:type="paragraph" w:customStyle="1" w:styleId="cnco">
    <w:name w:val="cnco"/>
    <w:aliases w:val="cell normal centered courier"/>
    <w:basedOn w:val="cnc"/>
    <w:uiPriority w:val="99"/>
    <w:rsid w:val="00791001"/>
    <w:rPr>
      <w:rFonts w:ascii="Courier New" w:hAnsi="Courier New" w:cs="Courier New"/>
    </w:rPr>
  </w:style>
  <w:style w:type="paragraph" w:customStyle="1" w:styleId="code0">
    <w:name w:val="code"/>
    <w:basedOn w:val="PARAGRAPH"/>
    <w:uiPriority w:val="99"/>
    <w:rsid w:val="00791001"/>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uiPriority w:val="99"/>
    <w:rsid w:val="00791001"/>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color w:val="FF00FF"/>
      <w:sz w:val="20"/>
      <w:lang w:eastAsia="en-US"/>
    </w:rPr>
  </w:style>
  <w:style w:type="character" w:styleId="LineNumber">
    <w:name w:val="line number"/>
    <w:basedOn w:val="DefaultParagraphFont"/>
    <w:uiPriority w:val="99"/>
    <w:rsid w:val="00791001"/>
    <w:rPr>
      <w:rFonts w:cs="Times New Roman"/>
    </w:rPr>
  </w:style>
  <w:style w:type="paragraph" w:customStyle="1" w:styleId="n5">
    <w:name w:val="n5"/>
    <w:aliases w:val="note 5"/>
    <w:basedOn w:val="n4"/>
    <w:uiPriority w:val="99"/>
    <w:rsid w:val="00791001"/>
    <w:pPr>
      <w:ind w:left="1361"/>
    </w:pPr>
  </w:style>
  <w:style w:type="paragraph" w:styleId="Index1">
    <w:name w:val="index 1"/>
    <w:basedOn w:val="PARAGRAPH"/>
    <w:uiPriority w:val="99"/>
    <w:rsid w:val="00791001"/>
    <w:pPr>
      <w:snapToGrid/>
      <w:spacing w:before="0" w:after="0"/>
      <w:ind w:left="200" w:hanging="200"/>
      <w:jc w:val="left"/>
    </w:pPr>
    <w:rPr>
      <w:sz w:val="18"/>
      <w:lang w:val="en-US" w:eastAsia="en-US"/>
    </w:rPr>
  </w:style>
  <w:style w:type="paragraph" w:styleId="MessageHeader">
    <w:name w:val="Message Header"/>
    <w:basedOn w:val="Normal"/>
    <w:link w:val="MessageHeaderChar"/>
    <w:uiPriority w:val="99"/>
    <w:rsid w:val="00791001"/>
    <w:pPr>
      <w:spacing w:before="100" w:line="240" w:lineRule="auto"/>
      <w:ind w:left="1134" w:hanging="1134"/>
      <w:jc w:val="both"/>
    </w:pPr>
    <w:rPr>
      <w:rFonts w:ascii="Arial" w:hAnsi="Arial"/>
      <w:noProof/>
      <w:color w:val="FF00FF"/>
      <w:spacing w:val="8"/>
      <w:szCs w:val="24"/>
      <w:u w:val="wave"/>
    </w:rPr>
  </w:style>
  <w:style w:type="character" w:customStyle="1" w:styleId="MessageHeaderChar">
    <w:name w:val="Message Header Char"/>
    <w:basedOn w:val="DefaultParagraphFont"/>
    <w:link w:val="MessageHeader"/>
    <w:uiPriority w:val="99"/>
    <w:locked/>
    <w:rsid w:val="00791001"/>
    <w:rPr>
      <w:rFonts w:ascii="Arial" w:hAnsi="Arial"/>
      <w:noProof/>
      <w:color w:val="FF00FF"/>
      <w:spacing w:val="8"/>
      <w:sz w:val="24"/>
      <w:u w:val="wave"/>
    </w:rPr>
  </w:style>
  <w:style w:type="paragraph" w:styleId="Index2">
    <w:name w:val="index 2"/>
    <w:basedOn w:val="Index1"/>
    <w:uiPriority w:val="99"/>
    <w:rsid w:val="00791001"/>
    <w:pPr>
      <w:ind w:left="400"/>
    </w:pPr>
  </w:style>
  <w:style w:type="paragraph" w:styleId="Index3">
    <w:name w:val="index 3"/>
    <w:basedOn w:val="Index2"/>
    <w:uiPriority w:val="99"/>
    <w:rsid w:val="00791001"/>
    <w:pPr>
      <w:ind w:left="600"/>
    </w:pPr>
  </w:style>
  <w:style w:type="paragraph" w:styleId="Index4">
    <w:name w:val="index 4"/>
    <w:basedOn w:val="Index3"/>
    <w:uiPriority w:val="99"/>
    <w:rsid w:val="00791001"/>
    <w:pPr>
      <w:ind w:left="800"/>
    </w:pPr>
  </w:style>
  <w:style w:type="paragraph" w:styleId="Index5">
    <w:name w:val="index 5"/>
    <w:basedOn w:val="Normal"/>
    <w:uiPriority w:val="99"/>
    <w:rsid w:val="00791001"/>
    <w:pPr>
      <w:tabs>
        <w:tab w:val="right" w:pos="9071"/>
      </w:tabs>
      <w:spacing w:before="100" w:after="0" w:line="240" w:lineRule="auto"/>
      <w:ind w:left="1000" w:hanging="200"/>
      <w:jc w:val="both"/>
    </w:pPr>
    <w:rPr>
      <w:rFonts w:ascii="Arial" w:eastAsia="Times New Roman" w:hAnsi="Arial" w:cs="Arial"/>
      <w:noProof/>
      <w:color w:val="FF00FF"/>
      <w:spacing w:val="8"/>
      <w:sz w:val="18"/>
      <w:szCs w:val="20"/>
      <w:u w:val="wave"/>
    </w:rPr>
  </w:style>
  <w:style w:type="paragraph" w:styleId="Index6">
    <w:name w:val="index 6"/>
    <w:basedOn w:val="Normal"/>
    <w:uiPriority w:val="99"/>
    <w:rsid w:val="00791001"/>
    <w:pPr>
      <w:tabs>
        <w:tab w:val="right" w:pos="9071"/>
      </w:tabs>
      <w:spacing w:before="100" w:after="0" w:line="240" w:lineRule="auto"/>
      <w:ind w:left="1200" w:hanging="200"/>
      <w:jc w:val="both"/>
    </w:pPr>
    <w:rPr>
      <w:rFonts w:ascii="Arial" w:eastAsia="Times New Roman" w:hAnsi="Arial" w:cs="Arial"/>
      <w:noProof/>
      <w:color w:val="FF00FF"/>
      <w:spacing w:val="8"/>
      <w:sz w:val="18"/>
      <w:szCs w:val="20"/>
      <w:u w:val="wave"/>
    </w:rPr>
  </w:style>
  <w:style w:type="paragraph" w:styleId="Index7">
    <w:name w:val="index 7"/>
    <w:basedOn w:val="Normal"/>
    <w:uiPriority w:val="99"/>
    <w:rsid w:val="00791001"/>
    <w:pPr>
      <w:tabs>
        <w:tab w:val="right" w:pos="9071"/>
      </w:tabs>
      <w:spacing w:before="100" w:after="0" w:line="240" w:lineRule="auto"/>
      <w:ind w:left="1400" w:hanging="200"/>
      <w:jc w:val="both"/>
    </w:pPr>
    <w:rPr>
      <w:rFonts w:ascii="Arial" w:eastAsia="Times New Roman" w:hAnsi="Arial" w:cs="Arial"/>
      <w:noProof/>
      <w:color w:val="FF00FF"/>
      <w:spacing w:val="8"/>
      <w:sz w:val="18"/>
      <w:szCs w:val="20"/>
      <w:u w:val="wave"/>
    </w:rPr>
  </w:style>
  <w:style w:type="paragraph" w:styleId="Index8">
    <w:name w:val="index 8"/>
    <w:basedOn w:val="Normal"/>
    <w:uiPriority w:val="99"/>
    <w:rsid w:val="00791001"/>
    <w:pPr>
      <w:tabs>
        <w:tab w:val="right" w:pos="9071"/>
      </w:tabs>
      <w:spacing w:before="100" w:after="0" w:line="240" w:lineRule="auto"/>
      <w:ind w:left="1600" w:hanging="200"/>
      <w:jc w:val="both"/>
    </w:pPr>
    <w:rPr>
      <w:rFonts w:ascii="Arial" w:eastAsia="Times New Roman" w:hAnsi="Arial" w:cs="Arial"/>
      <w:noProof/>
      <w:color w:val="FF00FF"/>
      <w:spacing w:val="8"/>
      <w:sz w:val="18"/>
      <w:szCs w:val="20"/>
      <w:u w:val="wave"/>
    </w:rPr>
  </w:style>
  <w:style w:type="paragraph" w:styleId="Index9">
    <w:name w:val="index 9"/>
    <w:basedOn w:val="Normal"/>
    <w:uiPriority w:val="99"/>
    <w:rsid w:val="00791001"/>
    <w:pPr>
      <w:tabs>
        <w:tab w:val="right" w:pos="9071"/>
      </w:tabs>
      <w:spacing w:before="100" w:after="0" w:line="240" w:lineRule="auto"/>
      <w:ind w:left="1800" w:hanging="200"/>
      <w:jc w:val="both"/>
    </w:pPr>
    <w:rPr>
      <w:rFonts w:ascii="Arial" w:eastAsia="Times New Roman" w:hAnsi="Arial" w:cs="Arial"/>
      <w:noProof/>
      <w:color w:val="FF00FF"/>
      <w:spacing w:val="8"/>
      <w:sz w:val="18"/>
      <w:szCs w:val="20"/>
      <w:u w:val="wave"/>
    </w:rPr>
  </w:style>
  <w:style w:type="paragraph" w:styleId="IndexHeading">
    <w:name w:val="index heading"/>
    <w:basedOn w:val="PARAGRAPH"/>
    <w:next w:val="Index1"/>
    <w:uiPriority w:val="99"/>
    <w:rsid w:val="00791001"/>
    <w:pPr>
      <w:snapToGrid/>
      <w:spacing w:before="240" w:after="120"/>
      <w:jc w:val="center"/>
    </w:pPr>
    <w:rPr>
      <w:b/>
      <w:sz w:val="26"/>
      <w:lang w:val="en-US" w:eastAsia="en-US"/>
    </w:rPr>
  </w:style>
  <w:style w:type="paragraph" w:customStyle="1" w:styleId="n6">
    <w:name w:val="n6"/>
    <w:aliases w:val="note 6"/>
    <w:basedOn w:val="n5"/>
    <w:uiPriority w:val="99"/>
    <w:rsid w:val="00791001"/>
    <w:pPr>
      <w:ind w:left="1702"/>
    </w:pPr>
  </w:style>
  <w:style w:type="paragraph" w:customStyle="1" w:styleId="chr">
    <w:name w:val="chr"/>
    <w:aliases w:val="cell header right"/>
    <w:basedOn w:val="ch"/>
    <w:uiPriority w:val="99"/>
    <w:rsid w:val="00791001"/>
    <w:pPr>
      <w:jc w:val="right"/>
    </w:pPr>
  </w:style>
  <w:style w:type="paragraph" w:customStyle="1" w:styleId="dc">
    <w:name w:val="dc"/>
    <w:aliases w:val="definition cell"/>
    <w:basedOn w:val="PARAGRAPH"/>
    <w:uiPriority w:val="99"/>
    <w:rsid w:val="00791001"/>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uiPriority w:val="99"/>
    <w:rsid w:val="00791001"/>
    <w:pPr>
      <w:keepLines/>
      <w:tabs>
        <w:tab w:val="left" w:pos="284"/>
        <w:tab w:val="left" w:pos="567"/>
        <w:tab w:val="left" w:pos="1134"/>
        <w:tab w:val="left" w:pos="1701"/>
      </w:tabs>
      <w:suppressAutoHyphens/>
      <w:spacing w:before="60" w:after="60" w:line="240" w:lineRule="auto"/>
    </w:pPr>
    <w:rPr>
      <w:rFonts w:ascii="Times New Roman" w:eastAsia="Times New Roman" w:hAnsi="Times New Roman"/>
      <w:sz w:val="16"/>
      <w:szCs w:val="16"/>
      <w:lang w:val="en-GB"/>
    </w:rPr>
  </w:style>
  <w:style w:type="character" w:styleId="Strong">
    <w:name w:val="Strong"/>
    <w:basedOn w:val="DefaultParagraphFont"/>
    <w:uiPriority w:val="99"/>
    <w:qFormat/>
    <w:rsid w:val="00791001"/>
    <w:rPr>
      <w:rFonts w:cs="Times New Roman"/>
      <w:b/>
    </w:rPr>
  </w:style>
  <w:style w:type="paragraph" w:customStyle="1" w:styleId="definition1">
    <w:name w:val="definition 1"/>
    <w:aliases w:val="d1"/>
    <w:basedOn w:val="Heading3"/>
    <w:uiPriority w:val="99"/>
    <w:rsid w:val="00791001"/>
    <w:pPr>
      <w:keepNext w:val="0"/>
      <w:tabs>
        <w:tab w:val="left" w:pos="840"/>
      </w:tabs>
      <w:suppressAutoHyphens/>
      <w:spacing w:before="100" w:after="100" w:line="240" w:lineRule="auto"/>
      <w:ind w:left="840" w:hanging="840"/>
    </w:pPr>
    <w:rPr>
      <w:rFonts w:eastAsia="Times New Roman" w:cs="Arial"/>
      <w:spacing w:val="8"/>
      <w:kern w:val="28"/>
      <w:sz w:val="20"/>
    </w:rPr>
  </w:style>
  <w:style w:type="paragraph" w:customStyle="1" w:styleId="Index-contents">
    <w:name w:val="Index-contents"/>
    <w:basedOn w:val="PARAGRAPH"/>
    <w:uiPriority w:val="99"/>
    <w:rsid w:val="00791001"/>
    <w:pPr>
      <w:snapToGrid/>
      <w:jc w:val="center"/>
    </w:pPr>
    <w:rPr>
      <w:b/>
      <w:bCs/>
      <w:sz w:val="28"/>
      <w:szCs w:val="28"/>
      <w:lang w:val="en-US" w:eastAsia="en-US"/>
    </w:rPr>
  </w:style>
  <w:style w:type="character" w:styleId="Emphasis">
    <w:name w:val="Emphasis"/>
    <w:basedOn w:val="DefaultParagraphFont"/>
    <w:uiPriority w:val="99"/>
    <w:qFormat/>
    <w:rsid w:val="00791001"/>
    <w:rPr>
      <w:rFonts w:cs="Times New Roman"/>
      <w:i/>
    </w:rPr>
  </w:style>
  <w:style w:type="paragraph" w:customStyle="1" w:styleId="cp">
    <w:name w:val="cp"/>
    <w:aliases w:val="cell parameter"/>
    <w:basedOn w:val="cn"/>
    <w:uiPriority w:val="99"/>
    <w:rsid w:val="00791001"/>
    <w:pPr>
      <w:ind w:left="280"/>
    </w:pPr>
  </w:style>
  <w:style w:type="paragraph" w:customStyle="1" w:styleId="chrm">
    <w:name w:val="chrm"/>
    <w:aliases w:val="cell header right small caps"/>
    <w:basedOn w:val="chr"/>
    <w:next w:val="ch"/>
    <w:uiPriority w:val="99"/>
    <w:rsid w:val="00791001"/>
    <w:rPr>
      <w:smallCaps/>
    </w:rPr>
  </w:style>
  <w:style w:type="paragraph" w:customStyle="1" w:styleId="Default">
    <w:name w:val="Default"/>
    <w:uiPriority w:val="99"/>
    <w:rsid w:val="00791001"/>
    <w:pPr>
      <w:autoSpaceDE w:val="0"/>
      <w:autoSpaceDN w:val="0"/>
      <w:adjustRightInd w:val="0"/>
    </w:pPr>
    <w:rPr>
      <w:rFonts w:ascii="Times New Roman" w:eastAsia="Times New Roman" w:hAnsi="Times New Roman"/>
      <w:color w:val="000000"/>
      <w:sz w:val="24"/>
      <w:szCs w:val="24"/>
    </w:rPr>
  </w:style>
  <w:style w:type="paragraph" w:customStyle="1" w:styleId="TableTextHanging">
    <w:name w:val="TableText Hanging"/>
    <w:basedOn w:val="TableText0"/>
    <w:uiPriority w:val="99"/>
    <w:rsid w:val="00791001"/>
    <w:pPr>
      <w:tabs>
        <w:tab w:val="clear" w:pos="252"/>
        <w:tab w:val="clear" w:pos="522"/>
        <w:tab w:val="left" w:pos="1242"/>
        <w:tab w:val="left" w:pos="1512"/>
      </w:tabs>
      <w:ind w:left="1512" w:hanging="1512"/>
    </w:pPr>
  </w:style>
  <w:style w:type="character" w:customStyle="1" w:styleId="LNeitzel">
    <w:name w:val="LNeitzel"/>
    <w:uiPriority w:val="99"/>
    <w:semiHidden/>
    <w:rsid w:val="00791001"/>
    <w:rPr>
      <w:rFonts w:ascii="Arial" w:hAnsi="Arial"/>
      <w:color w:val="000080"/>
      <w:sz w:val="20"/>
    </w:rPr>
  </w:style>
  <w:style w:type="paragraph" w:customStyle="1" w:styleId="OPC-UATerm">
    <w:name w:val="OPC-UA_Term"/>
    <w:basedOn w:val="PARAGRAPH"/>
    <w:link w:val="OPC-UATermZchn"/>
    <w:uiPriority w:val="99"/>
    <w:rsid w:val="00791001"/>
    <w:rPr>
      <w:rFonts w:cs="Times New Roman"/>
      <w:i/>
      <w:lang w:val="en-US"/>
    </w:rPr>
  </w:style>
  <w:style w:type="character" w:customStyle="1" w:styleId="OPC-UATermZchn">
    <w:name w:val="OPC-UA_Term Zchn"/>
    <w:link w:val="OPC-UATerm"/>
    <w:uiPriority w:val="99"/>
    <w:locked/>
    <w:rsid w:val="00791001"/>
    <w:rPr>
      <w:rFonts w:ascii="Arial" w:hAnsi="Arial"/>
      <w:i/>
      <w:spacing w:val="8"/>
      <w:sz w:val="20"/>
      <w:lang w:eastAsia="zh-CN"/>
    </w:rPr>
  </w:style>
  <w:style w:type="paragraph" w:customStyle="1" w:styleId="ReferenceDocumentsLeader">
    <w:name w:val="ReferenceDocuments Leader"/>
    <w:basedOn w:val="ReferenceDocuments"/>
    <w:uiPriority w:val="99"/>
    <w:rsid w:val="00791001"/>
    <w:pPr>
      <w:spacing w:before="200" w:after="100"/>
    </w:pPr>
    <w:rPr>
      <w:lang w:val="en-US"/>
    </w:rPr>
  </w:style>
  <w:style w:type="character" w:customStyle="1" w:styleId="PARAGRAPHKWNPChar">
    <w:name w:val="PARAGRAPH KWNP Char"/>
    <w:link w:val="PARAGRAPHKWNP"/>
    <w:uiPriority w:val="99"/>
    <w:locked/>
    <w:rsid w:val="00791001"/>
    <w:rPr>
      <w:rFonts w:ascii="Arial" w:hAnsi="Arial"/>
      <w:spacing w:val="8"/>
      <w:sz w:val="20"/>
      <w:lang w:val="en-GB" w:eastAsia="fr-FR"/>
    </w:rPr>
  </w:style>
  <w:style w:type="character" w:customStyle="1" w:styleId="termdef">
    <w:name w:val="termdef"/>
    <w:uiPriority w:val="99"/>
    <w:rsid w:val="00791001"/>
    <w:rPr>
      <w:color w:val="850021"/>
    </w:rPr>
  </w:style>
  <w:style w:type="character" w:customStyle="1" w:styleId="EmailStyle204">
    <w:name w:val="EmailStyle204"/>
    <w:uiPriority w:val="99"/>
    <w:rsid w:val="00791001"/>
    <w:rPr>
      <w:rFonts w:ascii="Arial" w:hAnsi="Arial"/>
      <w:color w:val="000080"/>
      <w:sz w:val="20"/>
    </w:rPr>
  </w:style>
  <w:style w:type="character" w:customStyle="1" w:styleId="PARAGRAPHChar1">
    <w:name w:val="PARAGRAPH Char1"/>
    <w:aliases w:val="PA Char1"/>
    <w:uiPriority w:val="99"/>
    <w:locked/>
    <w:rsid w:val="00791001"/>
    <w:rPr>
      <w:rFonts w:ascii="Arial" w:hAnsi="Arial"/>
      <w:spacing w:val="8"/>
      <w:lang w:val="en-GB" w:eastAsia="zh-CN"/>
    </w:rPr>
  </w:style>
  <w:style w:type="paragraph" w:customStyle="1" w:styleId="TableTextGray1">
    <w:name w:val="TableTextGray1"/>
    <w:basedOn w:val="TableText0"/>
    <w:uiPriority w:val="99"/>
    <w:rsid w:val="00791001"/>
    <w:pPr>
      <w:tabs>
        <w:tab w:val="clear" w:pos="252"/>
        <w:tab w:val="left" w:pos="162"/>
        <w:tab w:val="left" w:pos="342"/>
        <w:tab w:val="left" w:pos="702"/>
        <w:tab w:val="left" w:pos="882"/>
      </w:tabs>
    </w:pPr>
    <w:rPr>
      <w:color w:val="808080"/>
    </w:rPr>
  </w:style>
  <w:style w:type="paragraph" w:customStyle="1" w:styleId="TableText10">
    <w:name w:val="TableText1"/>
    <w:basedOn w:val="Normal"/>
    <w:uiPriority w:val="99"/>
    <w:rsid w:val="00791001"/>
    <w:pPr>
      <w:keepNext/>
      <w:tabs>
        <w:tab w:val="left" w:pos="252"/>
        <w:tab w:val="left" w:pos="522"/>
      </w:tabs>
      <w:spacing w:before="10" w:after="10" w:line="240" w:lineRule="auto"/>
    </w:pPr>
    <w:rPr>
      <w:rFonts w:ascii="Arial" w:eastAsia="Times New Roman" w:hAnsi="Arial"/>
      <w:color w:val="000000"/>
      <w:sz w:val="16"/>
      <w:szCs w:val="20"/>
    </w:rPr>
  </w:style>
  <w:style w:type="character" w:customStyle="1" w:styleId="Reference1">
    <w:name w:val="Reference1"/>
    <w:uiPriority w:val="99"/>
    <w:rsid w:val="00791001"/>
    <w:rPr>
      <w:rFonts w:ascii="Arial" w:hAnsi="Arial"/>
      <w:noProof/>
      <w:sz w:val="20"/>
    </w:rPr>
  </w:style>
  <w:style w:type="character" w:customStyle="1" w:styleId="VARIABLE1">
    <w:name w:val="VARIABLE1"/>
    <w:uiPriority w:val="99"/>
    <w:rsid w:val="00791001"/>
    <w:rPr>
      <w:rFonts w:ascii="Times New Roman" w:hAnsi="Times New Roman"/>
      <w:i/>
    </w:rPr>
  </w:style>
  <w:style w:type="paragraph" w:customStyle="1" w:styleId="TableText11">
    <w:name w:val="Table Text1"/>
    <w:basedOn w:val="BodyText"/>
    <w:uiPriority w:val="99"/>
    <w:rsid w:val="00791001"/>
    <w:pPr>
      <w:keepNext/>
      <w:tabs>
        <w:tab w:val="left" w:pos="252"/>
        <w:tab w:val="left" w:pos="522"/>
      </w:tabs>
      <w:suppressAutoHyphens w:val="0"/>
      <w:spacing w:before="60" w:after="0" w:line="240" w:lineRule="auto"/>
    </w:pPr>
    <w:rPr>
      <w:rFonts w:ascii="Arial" w:hAnsi="Arial" w:cs="Times New Roman"/>
      <w:color w:val="000000"/>
      <w:kern w:val="0"/>
      <w:sz w:val="16"/>
      <w:lang w:eastAsia="en-US"/>
    </w:rPr>
  </w:style>
  <w:style w:type="paragraph" w:customStyle="1" w:styleId="Glossary1">
    <w:name w:val="Glossary1"/>
    <w:basedOn w:val="Heading2"/>
    <w:uiPriority w:val="99"/>
    <w:rsid w:val="00791001"/>
    <w:pPr>
      <w:keepNext w:val="0"/>
      <w:numPr>
        <w:ilvl w:val="0"/>
        <w:numId w:val="0"/>
      </w:numPr>
      <w:tabs>
        <w:tab w:val="left" w:pos="426"/>
      </w:tabs>
      <w:snapToGrid w:val="0"/>
      <w:spacing w:before="0" w:after="120" w:line="240" w:lineRule="auto"/>
      <w:ind w:left="426" w:hanging="426"/>
    </w:pPr>
    <w:rPr>
      <w:rFonts w:eastAsia="Times New Roman" w:cs="Arial"/>
      <w:sz w:val="22"/>
      <w:szCs w:val="22"/>
      <w:lang w:val="en-GB" w:eastAsia="zh-CN"/>
    </w:rPr>
  </w:style>
  <w:style w:type="paragraph" w:customStyle="1" w:styleId="n11">
    <w:name w:val="n11"/>
    <w:aliases w:val="note 11"/>
    <w:basedOn w:val="NOTE"/>
    <w:uiPriority w:val="99"/>
    <w:rsid w:val="00791001"/>
    <w:rPr>
      <w:lang w:val="en-US"/>
    </w:rPr>
  </w:style>
  <w:style w:type="paragraph" w:customStyle="1" w:styleId="TableTextBold1">
    <w:name w:val="TableTextBold1"/>
    <w:basedOn w:val="TableText0"/>
    <w:uiPriority w:val="99"/>
    <w:rsid w:val="00791001"/>
    <w:rPr>
      <w:b/>
    </w:rPr>
  </w:style>
  <w:style w:type="paragraph" w:customStyle="1" w:styleId="itemNOTE1">
    <w:name w:val="itemNOTE1"/>
    <w:aliases w:val="ino1"/>
    <w:basedOn w:val="NOTE"/>
    <w:uiPriority w:val="99"/>
    <w:rsid w:val="00791001"/>
    <w:pPr>
      <w:tabs>
        <w:tab w:val="left" w:pos="1276"/>
      </w:tabs>
      <w:ind w:left="567"/>
    </w:pPr>
    <w:rPr>
      <w:rFonts w:eastAsia="平成明朝"/>
      <w:b/>
      <w:lang w:eastAsia="fr-FR"/>
    </w:rPr>
  </w:style>
  <w:style w:type="paragraph" w:customStyle="1" w:styleId="TableAction1">
    <w:name w:val="Table Action1"/>
    <w:aliases w:val="ta1"/>
    <w:basedOn w:val="PARAGRAPH"/>
    <w:uiPriority w:val="99"/>
    <w:rsid w:val="00791001"/>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0"/>
    <w:uiPriority w:val="99"/>
    <w:rsid w:val="00791001"/>
    <w:pPr>
      <w:tabs>
        <w:tab w:val="left" w:pos="301"/>
        <w:tab w:val="left" w:pos="561"/>
        <w:tab w:val="left" w:pos="901"/>
      </w:tabs>
      <w:ind w:left="301" w:hanging="301"/>
    </w:pPr>
  </w:style>
  <w:style w:type="character" w:customStyle="1" w:styleId="SUPerscript1">
    <w:name w:val="SUPerscript1"/>
    <w:uiPriority w:val="99"/>
    <w:rsid w:val="00791001"/>
    <w:rPr>
      <w:kern w:val="0"/>
      <w:position w:val="6"/>
      <w:sz w:val="16"/>
    </w:rPr>
  </w:style>
  <w:style w:type="character" w:customStyle="1" w:styleId="SUBscript1">
    <w:name w:val="SUBscript1"/>
    <w:uiPriority w:val="99"/>
    <w:rsid w:val="00791001"/>
    <w:rPr>
      <w:kern w:val="0"/>
      <w:position w:val="-6"/>
      <w:sz w:val="16"/>
    </w:rPr>
  </w:style>
  <w:style w:type="paragraph" w:customStyle="1" w:styleId="AMD-Heading11">
    <w:name w:val="AMD-Heading11"/>
    <w:basedOn w:val="Heading1"/>
    <w:next w:val="PARAGRAPH"/>
    <w:uiPriority w:val="99"/>
    <w:rsid w:val="00791001"/>
    <w:pPr>
      <w:keepLines w:val="0"/>
      <w:suppressAutoHyphens/>
      <w:snapToGrid w:val="0"/>
      <w:spacing w:before="200" w:after="200" w:line="240" w:lineRule="auto"/>
      <w:ind w:left="397" w:hanging="397"/>
      <w:outlineLvl w:val="9"/>
    </w:pPr>
    <w:rPr>
      <w:rFonts w:eastAsia="Times New Roman" w:cs="Arial"/>
      <w:spacing w:val="8"/>
      <w:sz w:val="22"/>
      <w:szCs w:val="22"/>
      <w:lang w:val="en-GB" w:eastAsia="zh-CN"/>
    </w:rPr>
  </w:style>
  <w:style w:type="paragraph" w:customStyle="1" w:styleId="TableTextWithTabs1">
    <w:name w:val="TableTextWithTabs1"/>
    <w:basedOn w:val="TableText0"/>
    <w:uiPriority w:val="99"/>
    <w:rsid w:val="00791001"/>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uiPriority w:val="99"/>
    <w:rsid w:val="00791001"/>
    <w:pPr>
      <w:keepLines w:val="0"/>
      <w:suppressAutoHyphens/>
      <w:snapToGrid w:val="0"/>
      <w:spacing w:before="100" w:after="100" w:line="240" w:lineRule="auto"/>
      <w:ind w:left="624" w:hanging="624"/>
      <w:outlineLvl w:val="9"/>
    </w:pPr>
    <w:rPr>
      <w:rFonts w:eastAsia="Times New Roman" w:cs="Arial"/>
      <w:spacing w:val="8"/>
      <w:sz w:val="22"/>
      <w:szCs w:val="22"/>
      <w:lang w:val="en-GB" w:eastAsia="zh-CN"/>
    </w:rPr>
  </w:style>
  <w:style w:type="character" w:customStyle="1" w:styleId="OPC-UATermZchn1">
    <w:name w:val="OPC-UA_Term Zchn1"/>
    <w:uiPriority w:val="99"/>
    <w:locked/>
    <w:rsid w:val="00791001"/>
    <w:rPr>
      <w:rFonts w:ascii="Arial" w:hAnsi="Arial"/>
      <w:i/>
      <w:spacing w:val="8"/>
      <w:lang w:val="en-US" w:eastAsia="zh-CN"/>
    </w:rPr>
  </w:style>
  <w:style w:type="character" w:customStyle="1" w:styleId="ReferenceDocumentsZchn1">
    <w:name w:val="ReferenceDocuments Zchn1"/>
    <w:uiPriority w:val="99"/>
    <w:locked/>
    <w:rsid w:val="00791001"/>
    <w:rPr>
      <w:rFonts w:ascii="Arial" w:hAnsi="Arial"/>
      <w:noProof/>
      <w:spacing w:val="8"/>
      <w:lang w:val="en-US" w:eastAsia="zh-CN"/>
    </w:rPr>
  </w:style>
  <w:style w:type="character" w:customStyle="1" w:styleId="PARAGRAPHKWNPChar1">
    <w:name w:val="PARAGRAPH KWNP Char1"/>
    <w:uiPriority w:val="99"/>
    <w:locked/>
    <w:rsid w:val="00791001"/>
    <w:rPr>
      <w:rFonts w:ascii="Arial" w:hAnsi="Arial"/>
      <w:spacing w:val="8"/>
      <w:lang w:val="en-GB" w:eastAsia="fr-FR"/>
    </w:rPr>
  </w:style>
  <w:style w:type="character" w:customStyle="1" w:styleId="ednoteChar">
    <w:name w:val="ed note Char"/>
    <w:aliases w:val="editors note Char"/>
    <w:link w:val="ednote"/>
    <w:uiPriority w:val="99"/>
    <w:locked/>
    <w:rsid w:val="00791001"/>
    <w:rPr>
      <w:rFonts w:ascii="Arial" w:hAnsi="Arial"/>
      <w:b/>
      <w:color w:val="FF00FF"/>
      <w:spacing w:val="8"/>
      <w:sz w:val="20"/>
    </w:rPr>
  </w:style>
  <w:style w:type="paragraph" w:customStyle="1" w:styleId="AnnexHeading2">
    <w:name w:val="Annex Heading 2"/>
    <w:basedOn w:val="AnnexHeading1"/>
    <w:next w:val="PARAGRAPH"/>
    <w:uiPriority w:val="99"/>
    <w:rsid w:val="00791001"/>
    <w:pPr>
      <w:pageBreakBefore w:val="0"/>
      <w:numPr>
        <w:ilvl w:val="1"/>
      </w:numPr>
      <w:ind w:left="1440" w:hanging="360"/>
    </w:pPr>
    <w:rPr>
      <w:sz w:val="20"/>
    </w:rPr>
  </w:style>
  <w:style w:type="paragraph" w:customStyle="1" w:styleId="AnnexHeading1">
    <w:name w:val="Annex Heading 1"/>
    <w:basedOn w:val="Heading1"/>
    <w:next w:val="PARAGRAPH"/>
    <w:uiPriority w:val="99"/>
    <w:rsid w:val="00791001"/>
    <w:pPr>
      <w:pageBreakBefore/>
      <w:numPr>
        <w:numId w:val="33"/>
      </w:numPr>
      <w:spacing w:before="300" w:after="60" w:line="240" w:lineRule="auto"/>
      <w:ind w:left="0" w:firstLine="0"/>
    </w:pPr>
    <w:rPr>
      <w:rFonts w:eastAsia="Times New Roman"/>
      <w:bCs w:val="0"/>
      <w:sz w:val="22"/>
      <w:szCs w:val="20"/>
    </w:rPr>
  </w:style>
  <w:style w:type="character" w:customStyle="1" w:styleId="Heading2Char2">
    <w:name w:val="Heading 2 Char2"/>
    <w:aliases w:val="h2 Char2,Titre 2  Char,Titre 2 Char2,Heading 2 Char Char,h21 Char2,Titre 21 Char2,Heading 2 Char1 Char2"/>
    <w:uiPriority w:val="99"/>
    <w:rsid w:val="00791001"/>
    <w:rPr>
      <w:rFonts w:ascii="Arial" w:eastAsia="MS Gothic" w:hAnsi="Arial"/>
      <w:b/>
      <w:spacing w:val="8"/>
      <w:sz w:val="22"/>
      <w:lang w:val="en-GB" w:eastAsia="zh-CN"/>
    </w:rPr>
  </w:style>
  <w:style w:type="character" w:customStyle="1" w:styleId="Heading3Char2">
    <w:name w:val="Heading 3 Char2"/>
    <w:aliases w:val="h3 Char2,Heading 3 Char Char,h31 Char2,Heading 3 Char1 Char2"/>
    <w:uiPriority w:val="99"/>
    <w:rsid w:val="00791001"/>
    <w:rPr>
      <w:rFonts w:ascii="Arial" w:hAnsi="Arial"/>
      <w:b/>
      <w:spacing w:val="8"/>
      <w:lang w:val="en-GB" w:eastAsia="zh-CN"/>
    </w:rPr>
  </w:style>
  <w:style w:type="paragraph" w:styleId="HTMLPreformatted">
    <w:name w:val="HTML Preformatted"/>
    <w:basedOn w:val="Normal"/>
    <w:link w:val="HTMLPreformattedChar"/>
    <w:uiPriority w:val="99"/>
    <w:rsid w:val="00791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sz w:val="20"/>
      <w:szCs w:val="20"/>
    </w:rPr>
  </w:style>
  <w:style w:type="character" w:customStyle="1" w:styleId="HTMLPreformattedChar">
    <w:name w:val="HTML Preformatted Char"/>
    <w:basedOn w:val="DefaultParagraphFont"/>
    <w:link w:val="HTMLPreformatted"/>
    <w:uiPriority w:val="99"/>
    <w:locked/>
    <w:rsid w:val="00791001"/>
    <w:rPr>
      <w:rFonts w:ascii="Courier New" w:hAnsi="Courier New"/>
      <w:sz w:val="20"/>
    </w:rPr>
  </w:style>
  <w:style w:type="paragraph" w:customStyle="1" w:styleId="ReferenceDocumentsSubText">
    <w:name w:val="ReferenceDocuments SubText"/>
    <w:basedOn w:val="ReferenceDocuments"/>
    <w:link w:val="ReferenceDocumentsSubTextChar"/>
    <w:uiPriority w:val="99"/>
    <w:rsid w:val="00791001"/>
    <w:pPr>
      <w:spacing w:before="0" w:after="0"/>
      <w:ind w:left="360"/>
    </w:pPr>
  </w:style>
  <w:style w:type="character" w:customStyle="1" w:styleId="ReferenceDocumentsSubTextChar">
    <w:name w:val="ReferenceDocuments SubText Char"/>
    <w:basedOn w:val="ReferenceDocumentsZchn"/>
    <w:link w:val="ReferenceDocumentsSubText"/>
    <w:uiPriority w:val="99"/>
    <w:locked/>
    <w:rsid w:val="00791001"/>
    <w:rPr>
      <w:rFonts w:ascii="Arial" w:hAnsi="Arial" w:cs="Arial"/>
      <w:noProof/>
      <w:spacing w:val="8"/>
      <w:sz w:val="20"/>
      <w:szCs w:val="20"/>
      <w:lang w:val="en-GB" w:eastAsia="zh-CN" w:bidi="ar-SA"/>
    </w:rPr>
  </w:style>
  <w:style w:type="paragraph" w:styleId="Date">
    <w:name w:val="Date"/>
    <w:basedOn w:val="Normal"/>
    <w:next w:val="Normal"/>
    <w:link w:val="DateChar"/>
    <w:uiPriority w:val="99"/>
    <w:rsid w:val="00791001"/>
    <w:pPr>
      <w:spacing w:after="0" w:line="240" w:lineRule="auto"/>
      <w:jc w:val="both"/>
    </w:pPr>
    <w:rPr>
      <w:rFonts w:ascii="Arial" w:hAnsi="Arial"/>
      <w:spacing w:val="8"/>
      <w:sz w:val="20"/>
      <w:szCs w:val="20"/>
      <w:lang w:val="en-GB" w:eastAsia="zh-CN"/>
    </w:rPr>
  </w:style>
  <w:style w:type="character" w:customStyle="1" w:styleId="DateChar">
    <w:name w:val="Date Char"/>
    <w:basedOn w:val="DefaultParagraphFont"/>
    <w:link w:val="Date"/>
    <w:uiPriority w:val="99"/>
    <w:locked/>
    <w:rsid w:val="00791001"/>
    <w:rPr>
      <w:rFonts w:ascii="Arial" w:hAnsi="Arial"/>
      <w:spacing w:val="8"/>
      <w:sz w:val="20"/>
      <w:lang w:val="en-GB" w:eastAsia="zh-CN"/>
    </w:rPr>
  </w:style>
  <w:style w:type="paragraph" w:customStyle="1" w:styleId="TOCPageHdr">
    <w:name w:val="TOC Page Hdr"/>
    <w:basedOn w:val="PARAGRAPH"/>
    <w:uiPriority w:val="99"/>
    <w:rsid w:val="00791001"/>
    <w:pPr>
      <w:ind w:right="32"/>
      <w:jc w:val="right"/>
    </w:pPr>
    <w:rPr>
      <w:sz w:val="18"/>
      <w:szCs w:val="18"/>
    </w:rPr>
  </w:style>
  <w:style w:type="paragraph" w:customStyle="1" w:styleId="TOC-Title">
    <w:name w:val="TOC-Title"/>
    <w:basedOn w:val="Normal"/>
    <w:uiPriority w:val="99"/>
    <w:rsid w:val="00791001"/>
    <w:pPr>
      <w:spacing w:after="0" w:line="240" w:lineRule="auto"/>
      <w:jc w:val="center"/>
    </w:pPr>
    <w:rPr>
      <w:rFonts w:ascii="Arial" w:eastAsia="Times New Roman" w:hAnsi="Arial" w:cs="Arial"/>
      <w:b/>
      <w:spacing w:val="8"/>
      <w:szCs w:val="20"/>
      <w:lang w:val="en-GB" w:eastAsia="zh-CN"/>
    </w:rPr>
  </w:style>
  <w:style w:type="paragraph" w:customStyle="1" w:styleId="IntroSummaryTable">
    <w:name w:val="IntroSummaryTable"/>
    <w:basedOn w:val="Normal"/>
    <w:uiPriority w:val="99"/>
    <w:rsid w:val="00791001"/>
    <w:pPr>
      <w:spacing w:after="0" w:line="240" w:lineRule="auto"/>
    </w:pPr>
    <w:rPr>
      <w:rFonts w:ascii="Arial" w:eastAsia="平成明朝" w:hAnsi="Arial" w:cs="Arial"/>
      <w:spacing w:val="8"/>
      <w:sz w:val="20"/>
      <w:szCs w:val="20"/>
      <w:lang w:val="en-GB" w:eastAsia="fr-FR"/>
    </w:rPr>
  </w:style>
  <w:style w:type="character" w:customStyle="1" w:styleId="NOTEChar">
    <w:name w:val="NOTE Char"/>
    <w:aliases w:val="no Char,note Char,Note Char"/>
    <w:link w:val="NOTE"/>
    <w:uiPriority w:val="99"/>
    <w:locked/>
    <w:rsid w:val="00791001"/>
    <w:rPr>
      <w:rFonts w:ascii="Arial" w:hAnsi="Arial"/>
      <w:spacing w:val="8"/>
      <w:sz w:val="16"/>
      <w:lang w:val="en-GB" w:eastAsia="zh-CN"/>
    </w:rPr>
  </w:style>
  <w:style w:type="paragraph" w:customStyle="1" w:styleId="Paragraph0">
    <w:name w:val="Paragraph"/>
    <w:aliases w:val="KWNP,Compressed,Bold,Normal + Arial,Expanded by  0.4 pt"/>
    <w:basedOn w:val="PARAGRAPHCompressed"/>
    <w:uiPriority w:val="99"/>
    <w:rsid w:val="00791001"/>
    <w:pPr>
      <w:keepNext/>
    </w:pPr>
    <w:rPr>
      <w:b/>
    </w:rPr>
  </w:style>
  <w:style w:type="paragraph" w:customStyle="1" w:styleId="TableNotes">
    <w:name w:val="TableNotes"/>
    <w:basedOn w:val="TableTextWithTabs"/>
    <w:uiPriority w:val="99"/>
    <w:rsid w:val="00791001"/>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uiPriority w:val="99"/>
    <w:rsid w:val="00791001"/>
    <w:pPr>
      <w:keepNext/>
      <w:spacing w:before="0" w:after="0"/>
    </w:pPr>
    <w:rPr>
      <w:b/>
    </w:rPr>
  </w:style>
  <w:style w:type="paragraph" w:customStyle="1" w:styleId="CCode">
    <w:name w:val="CCode"/>
    <w:basedOn w:val="Normal"/>
    <w:uiPriority w:val="99"/>
    <w:rsid w:val="00791001"/>
    <w:pPr>
      <w:keepNext/>
      <w:shd w:val="pct5" w:color="auto" w:fill="auto"/>
      <w:spacing w:after="0" w:line="240" w:lineRule="auto"/>
      <w:ind w:left="360"/>
    </w:pPr>
    <w:rPr>
      <w:rFonts w:ascii="Courier New" w:eastAsia="Times New Roman" w:hAnsi="Courier New"/>
      <w:sz w:val="16"/>
      <w:szCs w:val="20"/>
    </w:rPr>
  </w:style>
  <w:style w:type="paragraph" w:customStyle="1" w:styleId="BodyTextKWNP">
    <w:name w:val="BodyText KWNP"/>
    <w:basedOn w:val="BodyText"/>
    <w:uiPriority w:val="99"/>
    <w:rsid w:val="00791001"/>
    <w:pPr>
      <w:keepNext/>
      <w:suppressAutoHyphens w:val="0"/>
      <w:spacing w:before="120" w:line="240" w:lineRule="auto"/>
      <w:ind w:left="360"/>
    </w:pPr>
    <w:rPr>
      <w:rFonts w:ascii="Times New Roman" w:hAnsi="Times New Roman" w:cs="Times New Roman"/>
      <w:kern w:val="0"/>
      <w:lang w:eastAsia="en-US"/>
    </w:rPr>
  </w:style>
  <w:style w:type="paragraph" w:customStyle="1" w:styleId="BodyText6ptBefore">
    <w:name w:val="Body Text 6pt Before"/>
    <w:basedOn w:val="BodyText"/>
    <w:uiPriority w:val="99"/>
    <w:rsid w:val="00791001"/>
    <w:pPr>
      <w:suppressAutoHyphens w:val="0"/>
      <w:spacing w:before="120" w:line="240" w:lineRule="auto"/>
      <w:ind w:left="360"/>
    </w:pPr>
    <w:rPr>
      <w:rFonts w:ascii="Times New Roman" w:hAnsi="Times New Roman" w:cs="Times New Roman"/>
      <w:kern w:val="0"/>
      <w:lang w:eastAsia="en-US"/>
    </w:rPr>
  </w:style>
  <w:style w:type="paragraph" w:customStyle="1" w:styleId="MyBodyText">
    <w:name w:val="MyBodyText"/>
    <w:basedOn w:val="PARAGRAPH"/>
    <w:uiPriority w:val="99"/>
    <w:rsid w:val="00791001"/>
    <w:pPr>
      <w:keepNext/>
    </w:pPr>
  </w:style>
  <w:style w:type="character" w:customStyle="1" w:styleId="CodeChar">
    <w:name w:val="CodeChar"/>
    <w:uiPriority w:val="99"/>
    <w:rsid w:val="00791001"/>
  </w:style>
  <w:style w:type="character" w:customStyle="1" w:styleId="SpacerChar0">
    <w:name w:val="Spacer Char"/>
    <w:link w:val="Spacer0"/>
    <w:uiPriority w:val="99"/>
    <w:locked/>
    <w:rsid w:val="00791001"/>
    <w:rPr>
      <w:rFonts w:ascii="Times New Roman" w:hAnsi="Times New Roman"/>
      <w:sz w:val="20"/>
    </w:rPr>
  </w:style>
  <w:style w:type="paragraph" w:styleId="Revision">
    <w:name w:val="Revision"/>
    <w:hidden/>
    <w:uiPriority w:val="99"/>
    <w:rsid w:val="00791001"/>
    <w:rPr>
      <w:rFonts w:ascii="Times New Roman" w:eastAsia="Times New Roman" w:hAnsi="Times New Roman"/>
      <w:sz w:val="20"/>
      <w:szCs w:val="20"/>
    </w:rPr>
  </w:style>
  <w:style w:type="character" w:customStyle="1" w:styleId="EmailStyle2151">
    <w:name w:val="EmailStyle2151"/>
    <w:uiPriority w:val="99"/>
    <w:rsid w:val="00791001"/>
    <w:rPr>
      <w:rFonts w:ascii="Arial" w:hAnsi="Arial"/>
      <w:color w:val="000080"/>
      <w:sz w:val="20"/>
    </w:rPr>
  </w:style>
  <w:style w:type="character" w:customStyle="1" w:styleId="HeaderChar1">
    <w:name w:val="Header Char1"/>
    <w:link w:val="Header"/>
    <w:uiPriority w:val="99"/>
    <w:locked/>
    <w:rsid w:val="00791001"/>
    <w:rPr>
      <w:rFonts w:ascii="Arial" w:hAnsi="Arial"/>
      <w:spacing w:val="8"/>
      <w:sz w:val="20"/>
      <w:lang w:val="en-GB" w:eastAsia="zh-CN"/>
    </w:rPr>
  </w:style>
  <w:style w:type="paragraph" w:customStyle="1" w:styleId="TableText3Cols">
    <w:name w:val="TableText3Cols"/>
    <w:basedOn w:val="TableTextWithTabs"/>
    <w:uiPriority w:val="99"/>
    <w:rsid w:val="00791001"/>
    <w:pPr>
      <w:tabs>
        <w:tab w:val="clear" w:pos="162"/>
        <w:tab w:val="clear" w:pos="342"/>
        <w:tab w:val="clear" w:pos="522"/>
        <w:tab w:val="clear" w:pos="882"/>
        <w:tab w:val="clear" w:pos="1077"/>
        <w:tab w:val="left" w:pos="2502"/>
      </w:tabs>
      <w:ind w:left="72"/>
    </w:pPr>
  </w:style>
  <w:style w:type="character" w:customStyle="1" w:styleId="spacerChar">
    <w:name w:val="spacer Char"/>
    <w:link w:val="spacer"/>
    <w:uiPriority w:val="99"/>
    <w:locked/>
    <w:rsid w:val="00791001"/>
    <w:rPr>
      <w:rFonts w:ascii="Arial" w:hAnsi="Arial"/>
      <w:spacing w:val="8"/>
      <w:sz w:val="14"/>
      <w:lang w:val="en-GB" w:eastAsia="zh-CN"/>
    </w:rPr>
  </w:style>
  <w:style w:type="character" w:customStyle="1" w:styleId="emailstyle17">
    <w:name w:val="emailstyle17"/>
    <w:uiPriority w:val="99"/>
    <w:semiHidden/>
    <w:rsid w:val="00791001"/>
    <w:rPr>
      <w:rFonts w:ascii="Arial" w:hAnsi="Arial"/>
      <w:color w:val="auto"/>
      <w:sz w:val="20"/>
    </w:rPr>
  </w:style>
  <w:style w:type="character" w:customStyle="1" w:styleId="ListNumberChar">
    <w:name w:val="List Number Char"/>
    <w:uiPriority w:val="99"/>
    <w:rsid w:val="00791001"/>
    <w:rPr>
      <w:rFonts w:ascii="Arial" w:hAnsi="Arial"/>
      <w:spacing w:val="8"/>
      <w:lang w:val="en-GB" w:eastAsia="zh-CN"/>
    </w:rPr>
  </w:style>
  <w:style w:type="paragraph" w:customStyle="1" w:styleId="paragraphkwnp0">
    <w:name w:val="paragraphkwnp"/>
    <w:basedOn w:val="Normal"/>
    <w:uiPriority w:val="99"/>
    <w:rsid w:val="00791001"/>
    <w:pPr>
      <w:keepNext/>
      <w:spacing w:before="100" w:line="240" w:lineRule="auto"/>
      <w:jc w:val="both"/>
    </w:pPr>
    <w:rPr>
      <w:rFonts w:ascii="Arial" w:eastAsia="Times New Roman" w:hAnsi="Arial" w:cs="Arial"/>
      <w:spacing w:val="8"/>
      <w:sz w:val="20"/>
      <w:szCs w:val="20"/>
      <w:lang w:val="de-DE" w:eastAsia="de-DE"/>
    </w:rPr>
  </w:style>
  <w:style w:type="paragraph" w:customStyle="1" w:styleId="SectionHeading">
    <w:name w:val="Section Heading"/>
    <w:basedOn w:val="Normal"/>
    <w:uiPriority w:val="99"/>
    <w:rsid w:val="00791001"/>
    <w:pPr>
      <w:spacing w:before="120" w:after="120" w:line="240" w:lineRule="auto"/>
    </w:pPr>
    <w:rPr>
      <w:rFonts w:ascii="Times New Roman" w:eastAsia="Times New Roman" w:hAnsi="Times New Roman"/>
      <w:b/>
      <w:sz w:val="20"/>
      <w:szCs w:val="20"/>
    </w:rPr>
  </w:style>
  <w:style w:type="paragraph" w:customStyle="1" w:styleId="XMLText">
    <w:name w:val="XML Text"/>
    <w:basedOn w:val="Normal"/>
    <w:uiPriority w:val="99"/>
    <w:rsid w:val="00791001"/>
    <w:pPr>
      <w:shd w:val="clear" w:color="auto" w:fill="E5E5CC"/>
      <w:autoSpaceDE w:val="0"/>
      <w:autoSpaceDN w:val="0"/>
      <w:adjustRightInd w:val="0"/>
      <w:spacing w:after="0" w:line="240" w:lineRule="auto"/>
      <w:ind w:left="360"/>
    </w:pPr>
    <w:rPr>
      <w:rFonts w:ascii="Courier New" w:eastAsia="Times New Roman" w:hAnsi="Courier New" w:cs="Courier New"/>
      <w:noProof/>
      <w:color w:val="0000FF"/>
      <w:sz w:val="18"/>
      <w:szCs w:val="18"/>
    </w:rPr>
  </w:style>
  <w:style w:type="paragraph" w:customStyle="1" w:styleId="Rule">
    <w:name w:val="Rule"/>
    <w:uiPriority w:val="99"/>
    <w:rsid w:val="00791001"/>
    <w:pPr>
      <w:keepNext/>
      <w:widowControl w:val="0"/>
      <w:pBdr>
        <w:bottom w:val="single" w:sz="6" w:space="0" w:color="0000FF"/>
      </w:pBdr>
      <w:spacing w:before="280" w:after="250" w:line="120" w:lineRule="exact"/>
      <w:ind w:left="-1770" w:right="30"/>
    </w:pPr>
    <w:rPr>
      <w:rFonts w:ascii="Times New Roman" w:eastAsia="Times New Roman" w:hAnsi="Times New Roman"/>
      <w:color w:val="FFFFFF"/>
      <w:sz w:val="8"/>
      <w:szCs w:val="20"/>
    </w:rPr>
  </w:style>
  <w:style w:type="paragraph" w:customStyle="1" w:styleId="NewTableText">
    <w:name w:val="New Table Text"/>
    <w:basedOn w:val="Normal"/>
    <w:uiPriority w:val="99"/>
    <w:rsid w:val="00791001"/>
    <w:pPr>
      <w:spacing w:before="60" w:after="60" w:line="240" w:lineRule="auto"/>
    </w:pPr>
    <w:rPr>
      <w:rFonts w:ascii="Times New Roman" w:eastAsia="Times New Roman" w:hAnsi="Times New Roman"/>
      <w:sz w:val="20"/>
      <w:szCs w:val="20"/>
    </w:rPr>
  </w:style>
  <w:style w:type="paragraph" w:customStyle="1" w:styleId="AppendixHeading">
    <w:name w:val="Appendix Heading"/>
    <w:basedOn w:val="Heading1"/>
    <w:uiPriority w:val="99"/>
    <w:rsid w:val="00791001"/>
    <w:pPr>
      <w:keepLines w:val="0"/>
      <w:pageBreakBefore/>
      <w:numPr>
        <w:numId w:val="35"/>
      </w:numPr>
      <w:spacing w:before="120" w:after="240" w:line="240" w:lineRule="auto"/>
    </w:pPr>
    <w:rPr>
      <w:rFonts w:eastAsia="Times New Roman"/>
      <w:bCs w:val="0"/>
      <w:kern w:val="28"/>
      <w:sz w:val="28"/>
      <w:szCs w:val="20"/>
    </w:rPr>
  </w:style>
  <w:style w:type="paragraph" w:customStyle="1" w:styleId="AppendixHeading2">
    <w:name w:val="Appendix Heading 2"/>
    <w:basedOn w:val="AppendixHeading"/>
    <w:uiPriority w:val="99"/>
    <w:rsid w:val="00791001"/>
    <w:pPr>
      <w:pageBreakBefore w:val="0"/>
      <w:numPr>
        <w:ilvl w:val="1"/>
      </w:numPr>
      <w:outlineLvl w:val="1"/>
    </w:pPr>
    <w:rPr>
      <w:sz w:val="24"/>
    </w:rPr>
  </w:style>
  <w:style w:type="paragraph" w:customStyle="1" w:styleId="AppendixHeading3">
    <w:name w:val="Appendix Heading 3"/>
    <w:basedOn w:val="AppendixHeading2"/>
    <w:uiPriority w:val="99"/>
    <w:rsid w:val="00791001"/>
    <w:pPr>
      <w:keepNext w:val="0"/>
      <w:numPr>
        <w:ilvl w:val="2"/>
      </w:numPr>
      <w:ind w:left="360" w:hanging="360"/>
      <w:outlineLvl w:val="2"/>
    </w:pPr>
  </w:style>
  <w:style w:type="paragraph" w:customStyle="1" w:styleId="AppendixHeading4">
    <w:name w:val="Appendix Heading 4"/>
    <w:basedOn w:val="AppendixHeading3"/>
    <w:uiPriority w:val="99"/>
    <w:rsid w:val="00791001"/>
    <w:pPr>
      <w:numPr>
        <w:ilvl w:val="3"/>
      </w:numPr>
      <w:ind w:left="360" w:hanging="360"/>
      <w:outlineLvl w:val="3"/>
    </w:pPr>
  </w:style>
  <w:style w:type="paragraph" w:customStyle="1" w:styleId="AppendixHeading5">
    <w:name w:val="Appendix Heading 5"/>
    <w:basedOn w:val="AppendixHeading4"/>
    <w:uiPriority w:val="99"/>
    <w:rsid w:val="00791001"/>
    <w:pPr>
      <w:numPr>
        <w:ilvl w:val="4"/>
      </w:numPr>
      <w:ind w:left="360" w:hanging="360"/>
      <w:outlineLvl w:val="4"/>
    </w:pPr>
  </w:style>
  <w:style w:type="paragraph" w:customStyle="1" w:styleId="AppendixHeading6">
    <w:name w:val="Appendix Heading 6"/>
    <w:basedOn w:val="AppendixHeading5"/>
    <w:uiPriority w:val="99"/>
    <w:rsid w:val="00791001"/>
    <w:pPr>
      <w:numPr>
        <w:ilvl w:val="5"/>
      </w:numPr>
      <w:outlineLvl w:val="5"/>
    </w:pPr>
  </w:style>
  <w:style w:type="character" w:customStyle="1" w:styleId="ListNumberCharChar">
    <w:name w:val="List Number Char Char"/>
    <w:uiPriority w:val="99"/>
    <w:rsid w:val="00791001"/>
    <w:rPr>
      <w:rFonts w:ascii="Arial" w:hAnsi="Arial"/>
      <w:spacing w:val="8"/>
      <w:lang w:val="en-GB" w:eastAsia="zh-CN"/>
    </w:rPr>
  </w:style>
  <w:style w:type="character" w:customStyle="1" w:styleId="resultbody">
    <w:name w:val="resultbody"/>
    <w:uiPriority w:val="99"/>
    <w:rsid w:val="00791001"/>
  </w:style>
  <w:style w:type="paragraph" w:customStyle="1" w:styleId="Section">
    <w:name w:val="Section"/>
    <w:aliases w:val="Heading"/>
    <w:basedOn w:val="BodyText"/>
    <w:uiPriority w:val="99"/>
    <w:rsid w:val="00791001"/>
    <w:pPr>
      <w:suppressAutoHyphens w:val="0"/>
      <w:spacing w:line="240" w:lineRule="auto"/>
      <w:ind w:left="360"/>
    </w:pPr>
    <w:rPr>
      <w:rFonts w:ascii="Times New Roman" w:hAnsi="Times New Roman" w:cs="Times New Roman"/>
      <w:kern w:val="0"/>
      <w:lang w:eastAsia="en-US"/>
    </w:rPr>
  </w:style>
  <w:style w:type="paragraph" w:customStyle="1" w:styleId="tabletextwithtabs0">
    <w:name w:val="tabletextwithtabs"/>
    <w:basedOn w:val="Normal"/>
    <w:uiPriority w:val="99"/>
    <w:rsid w:val="00791001"/>
    <w:pPr>
      <w:spacing w:before="100" w:beforeAutospacing="1" w:after="100" w:afterAutospacing="1" w:line="240" w:lineRule="auto"/>
    </w:pPr>
    <w:rPr>
      <w:rFonts w:ascii="Times New Roman" w:eastAsia="MS Mincho" w:hAnsi="Times New Roman"/>
      <w:szCs w:val="24"/>
      <w:lang w:eastAsia="ja-JP"/>
    </w:rPr>
  </w:style>
  <w:style w:type="paragraph" w:customStyle="1" w:styleId="paragraph1">
    <w:name w:val="paragraph"/>
    <w:basedOn w:val="Normal"/>
    <w:uiPriority w:val="99"/>
    <w:rsid w:val="00791001"/>
    <w:pPr>
      <w:spacing w:before="100" w:beforeAutospacing="1" w:after="100" w:afterAutospacing="1" w:line="240" w:lineRule="auto"/>
    </w:pPr>
    <w:rPr>
      <w:rFonts w:ascii="Times New Roman" w:eastAsia="MS Mincho" w:hAnsi="Times New Roman"/>
      <w:szCs w:val="24"/>
      <w:lang w:eastAsia="ja-JP"/>
    </w:rPr>
  </w:style>
  <w:style w:type="character" w:customStyle="1" w:styleId="MAIN-TITLEChar">
    <w:name w:val="MAIN-TITLE Char"/>
    <w:link w:val="MAIN-TITLE"/>
    <w:uiPriority w:val="99"/>
    <w:locked/>
    <w:rsid w:val="00791001"/>
    <w:rPr>
      <w:rFonts w:ascii="Arial" w:hAnsi="Arial"/>
      <w:b/>
      <w:spacing w:val="8"/>
      <w:sz w:val="24"/>
      <w:lang w:val="en-GB" w:eastAsia="zh-CN"/>
    </w:rPr>
  </w:style>
  <w:style w:type="character" w:customStyle="1" w:styleId="PARAGRAPHCharChar">
    <w:name w:val="PARAGRAPH Char Char"/>
    <w:uiPriority w:val="99"/>
    <w:rsid w:val="00791001"/>
    <w:rPr>
      <w:rFonts w:ascii="Arial" w:hAnsi="Arial"/>
      <w:spacing w:val="8"/>
      <w:lang w:val="en-GB" w:eastAsia="zh-CN"/>
    </w:rPr>
  </w:style>
  <w:style w:type="character" w:customStyle="1" w:styleId="CONTINUECharChar">
    <w:name w:val="CONTINUE Char Char"/>
    <w:uiPriority w:val="99"/>
    <w:rsid w:val="00791001"/>
    <w:rPr>
      <w:rFonts w:ascii="Arial" w:hAnsi="Arial"/>
      <w:spacing w:val="8"/>
      <w:lang w:val="en-GB" w:eastAsia="zh-CN"/>
    </w:rPr>
  </w:style>
  <w:style w:type="character" w:customStyle="1" w:styleId="ListChar">
    <w:name w:val="List Char"/>
    <w:uiPriority w:val="99"/>
    <w:locked/>
    <w:rsid w:val="00791001"/>
    <w:rPr>
      <w:rFonts w:ascii="Arial" w:hAnsi="Arial"/>
      <w:spacing w:val="8"/>
      <w:sz w:val="20"/>
      <w:lang w:val="en-GB" w:eastAsia="zh-CN"/>
    </w:rPr>
  </w:style>
  <w:style w:type="numbering" w:customStyle="1" w:styleId="Bulletedlist">
    <w:name w:val="Bulleted list"/>
    <w:rsid w:val="00C1737A"/>
    <w:pPr>
      <w:numPr>
        <w:numId w:val="34"/>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opcfoundation.org/UA/Part3/" TargetMode="External"/><Relationship Id="rId18" Type="http://schemas.openxmlformats.org/officeDocument/2006/relationships/hyperlink" Target="http://www.opcfoundation.org/UA/Part8/" TargetMode="External"/><Relationship Id="rId26" Type="http://schemas.openxmlformats.org/officeDocument/2006/relationships/package" Target="embeddings/Microsoft_Office_PowerPoint_Slide1.sldx"/><Relationship Id="rId39" Type="http://schemas.openxmlformats.org/officeDocument/2006/relationships/oleObject" Target="embeddings/oleObject4.bin"/><Relationship Id="rId21" Type="http://schemas.openxmlformats.org/officeDocument/2006/relationships/hyperlink" Target="http://www.opcfoundation.org/UA/PLCOpe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oleObject" Target="embeddings/oleObject8.bin"/><Relationship Id="rId50" Type="http://schemas.openxmlformats.org/officeDocument/2006/relationships/oleObject" Target="embeddings/oleObject9.bin"/><Relationship Id="rId55"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hyperlink" Target="http://www.opcfoundation.org/UA/Part2/" TargetMode="External"/><Relationship Id="rId17" Type="http://schemas.openxmlformats.org/officeDocument/2006/relationships/hyperlink" Target="http://www.opcfoundation.org/UA/Part7/" TargetMode="External"/><Relationship Id="rId25" Type="http://schemas.openxmlformats.org/officeDocument/2006/relationships/image" Target="media/image3.emf"/><Relationship Id="rId33" Type="http://schemas.openxmlformats.org/officeDocument/2006/relationships/package" Target="embeddings/Microsoft_Office_PowerPoint_Slide4.sldx"/><Relationship Id="rId38" Type="http://schemas.openxmlformats.org/officeDocument/2006/relationships/image" Target="media/image10.emf"/><Relationship Id="rId46"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hyperlink" Target="http://www.opcfoundation.org/UA/Part6/" TargetMode="External"/><Relationship Id="rId20" Type="http://schemas.openxmlformats.org/officeDocument/2006/relationships/hyperlink" Target="http://www.opcfoundation.org/UA/DI/" TargetMode="External"/><Relationship Id="rId29" Type="http://schemas.openxmlformats.org/officeDocument/2006/relationships/image" Target="media/image5.emf"/><Relationship Id="rId41" Type="http://schemas.openxmlformats.org/officeDocument/2006/relationships/oleObject" Target="embeddings/oleObject5.bin"/><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pcfoundation.org/UA/Part1/" TargetMode="External"/><Relationship Id="rId24" Type="http://schemas.openxmlformats.org/officeDocument/2006/relationships/hyperlink" Target="http://www.mtconnect.org" TargetMode="External"/><Relationship Id="rId32" Type="http://schemas.openxmlformats.org/officeDocument/2006/relationships/image" Target="media/image7.emf"/><Relationship Id="rId37" Type="http://schemas.openxmlformats.org/officeDocument/2006/relationships/oleObject" Target="embeddings/oleObject3.bin"/><Relationship Id="rId40" Type="http://schemas.openxmlformats.org/officeDocument/2006/relationships/image" Target="media/image11.emf"/><Relationship Id="rId45" Type="http://schemas.openxmlformats.org/officeDocument/2006/relationships/oleObject" Target="embeddings/oleObject7.bin"/><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opcfoundation.org/UA/Part5/" TargetMode="External"/><Relationship Id="rId23" Type="http://schemas.openxmlformats.org/officeDocument/2006/relationships/hyperlink" Target="http://www.mtconnect.org" TargetMode="External"/><Relationship Id="rId28" Type="http://schemas.openxmlformats.org/officeDocument/2006/relationships/package" Target="embeddings/Microsoft_Office_PowerPoint_Slide2.sldx"/><Relationship Id="rId36" Type="http://schemas.openxmlformats.org/officeDocument/2006/relationships/image" Target="media/image9.emf"/><Relationship Id="rId49" Type="http://schemas.openxmlformats.org/officeDocument/2006/relationships/image" Target="media/image15.emf"/><Relationship Id="rId10" Type="http://schemas.openxmlformats.org/officeDocument/2006/relationships/hyperlink" Target="http://www.opcfounadtion.org" TargetMode="External"/><Relationship Id="rId19" Type="http://schemas.openxmlformats.org/officeDocument/2006/relationships/hyperlink" Target="http://www.opcfoundation.org/UA/Part9" TargetMode="External"/><Relationship Id="rId31" Type="http://schemas.openxmlformats.org/officeDocument/2006/relationships/image" Target="media/image6.jpeg"/><Relationship Id="rId44" Type="http://schemas.openxmlformats.org/officeDocument/2006/relationships/image" Target="media/image13.emf"/><Relationship Id="rId52"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www.opcfoundation.org/UA/Part4/" TargetMode="External"/><Relationship Id="rId22" Type="http://schemas.openxmlformats.org/officeDocument/2006/relationships/hyperlink" Target="http://www.mtconnect.org" TargetMode="External"/><Relationship Id="rId27" Type="http://schemas.openxmlformats.org/officeDocument/2006/relationships/image" Target="media/image4.emf"/><Relationship Id="rId30" Type="http://schemas.openxmlformats.org/officeDocument/2006/relationships/package" Target="embeddings/Microsoft_Office_PowerPoint_Slide3.sldx"/><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comments" Target="comments.xml"/><Relationship Id="rId56" Type="http://schemas.microsoft.com/office/2007/relationships/stylesWithEffects" Target="stylesWithEffects.xml"/><Relationship Id="rId8" Type="http://schemas.openxmlformats.org/officeDocument/2006/relationships/image" Target="media/image2.wmf"/><Relationship Id="rId51" Type="http://schemas.openxmlformats.org/officeDocument/2006/relationships/image" Target="media/image16.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10715</TotalTime>
  <Pages>29</Pages>
  <Words>6236</Words>
  <Characters>41258</Characters>
  <Application>Microsoft Office Word</Application>
  <DocSecurity>0</DocSecurity>
  <Lines>343</Lines>
  <Paragraphs>94</Paragraphs>
  <ScaleCrop>false</ScaleCrop>
  <HeadingPairs>
    <vt:vector size="2" baseType="variant">
      <vt:variant>
        <vt:lpstr>Title</vt:lpstr>
      </vt:variant>
      <vt:variant>
        <vt:i4>1</vt:i4>
      </vt:variant>
    </vt:vector>
  </HeadingPairs>
  <TitlesOfParts>
    <vt:vector size="1" baseType="lpstr">
      <vt:lpstr>MTConnect-OPC UA Companion Specification</vt:lpstr>
    </vt:vector>
  </TitlesOfParts>
  <Company>OPC Foundation</Company>
  <LinksUpToDate>false</LinksUpToDate>
  <CharactersWithSpaces>47400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MTConnect-OPC UA Companion Specification</dc:title>
  <dc:subject>Industrial Automation</dc:subject>
  <dc:creator>Randy Armstrong</dc:creator>
  <cp:lastModifiedBy>Paul</cp:lastModifiedBy>
  <cp:revision>4</cp:revision>
  <cp:lastPrinted>2012-09-25T19:53:00Z</cp:lastPrinted>
  <dcterms:created xsi:type="dcterms:W3CDTF">2012-11-20T04:20:00Z</dcterms:created>
  <dcterms:modified xsi:type="dcterms:W3CDTF">2013-01-21T07:59:00Z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August 20th, 2011</vt:lpwstr>
  </property>
  <property fmtid="{D5CDD505-2E9C-101B-9397-08002B2CF9AE}" pid="3" name="OPCVersion">
    <vt:lpwstr>1.0</vt:lpwstr>
  </property>
  <property fmtid="{D5CDD505-2E9C-101B-9397-08002B2CF9AE}" pid="4" name="OPCReleaseType">
    <vt:lpwstr>DRAFT</vt:lpwstr>
  </property>
</Properties>
</file>